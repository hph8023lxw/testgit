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541" w:rsidRDefault="00DE4E0F">
      <w:pPr>
        <w:pStyle w:val="1"/>
        <w:jc w:val="center"/>
        <w:rPr>
          <w:rFonts w:asciiTheme="minorEastAsia" w:eastAsiaTheme="minorEastAsia" w:hAnsiTheme="minorEastAsia"/>
        </w:rPr>
      </w:pPr>
      <w:bookmarkStart w:id="0" w:name="_Toc20867"/>
      <w:bookmarkStart w:id="1" w:name="_Toc25814"/>
      <w:r>
        <w:rPr>
          <w:rFonts w:asciiTheme="minorEastAsia" w:eastAsiaTheme="minorEastAsia" w:hAnsiTheme="minorEastAsia" w:hint="eastAsia"/>
        </w:rPr>
        <w:t>存管通P2P商户接入接口规范</w:t>
      </w:r>
      <w:bookmarkEnd w:id="0"/>
      <w:bookmarkEnd w:id="1"/>
    </w:p>
    <w:p w:rsidR="004A5541" w:rsidRDefault="00DE4E0F">
      <w:pPr>
        <w:jc w:val="center"/>
        <w:rPr>
          <w:rFonts w:asciiTheme="minorEastAsia" w:eastAsiaTheme="minorEastAsia" w:hAnsiTheme="minorEastAsia"/>
        </w:rPr>
      </w:pPr>
      <w:r>
        <w:rPr>
          <w:rFonts w:asciiTheme="minorEastAsia" w:eastAsiaTheme="minorEastAsia" w:hAnsiTheme="minorEastAsia" w:hint="eastAsia"/>
        </w:rPr>
        <w:t>（金城银行）</w:t>
      </w:r>
    </w:p>
    <w:p w:rsidR="004A5541" w:rsidRDefault="004A5541">
      <w:pPr>
        <w:rPr>
          <w:rFonts w:asciiTheme="minorEastAsia" w:eastAsiaTheme="minorEastAsia" w:hAnsiTheme="minorEastAsia"/>
        </w:rPr>
      </w:pPr>
    </w:p>
    <w:tbl>
      <w:tblPr>
        <w:tblW w:w="1034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993"/>
        <w:gridCol w:w="1276"/>
        <w:gridCol w:w="3608"/>
        <w:gridCol w:w="1551"/>
        <w:gridCol w:w="2920"/>
      </w:tblGrid>
      <w:tr w:rsidR="004A5541">
        <w:tc>
          <w:tcPr>
            <w:tcW w:w="993" w:type="dxa"/>
            <w:tcBorders>
              <w:top w:val="single" w:sz="4" w:space="0" w:color="auto"/>
              <w:left w:val="single" w:sz="4" w:space="0" w:color="auto"/>
              <w:bottom w:val="single" w:sz="4" w:space="0" w:color="auto"/>
            </w:tcBorders>
          </w:tcPr>
          <w:p w:rsidR="004A5541" w:rsidRDefault="00DE4E0F">
            <w:pPr>
              <w:pStyle w:val="TableText"/>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版本号</w:t>
            </w:r>
          </w:p>
        </w:tc>
        <w:tc>
          <w:tcPr>
            <w:tcW w:w="1276" w:type="dxa"/>
            <w:tcBorders>
              <w:top w:val="single" w:sz="4" w:space="0" w:color="auto"/>
              <w:bottom w:val="single" w:sz="4" w:space="0" w:color="auto"/>
            </w:tcBorders>
          </w:tcPr>
          <w:p w:rsidR="004A5541" w:rsidRDefault="00DE4E0F">
            <w:pPr>
              <w:pStyle w:val="TableText"/>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版本日期</w:t>
            </w:r>
          </w:p>
        </w:tc>
        <w:tc>
          <w:tcPr>
            <w:tcW w:w="3608" w:type="dxa"/>
            <w:tcBorders>
              <w:top w:val="single" w:sz="4" w:space="0" w:color="auto"/>
              <w:bottom w:val="single" w:sz="4" w:space="0" w:color="auto"/>
            </w:tcBorders>
          </w:tcPr>
          <w:p w:rsidR="004A5541" w:rsidRDefault="00DE4E0F">
            <w:pPr>
              <w:pStyle w:val="TableText"/>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修改内容</w:t>
            </w:r>
          </w:p>
        </w:tc>
        <w:tc>
          <w:tcPr>
            <w:tcW w:w="1551" w:type="dxa"/>
            <w:tcBorders>
              <w:top w:val="single" w:sz="4" w:space="0" w:color="auto"/>
              <w:bottom w:val="single" w:sz="4" w:space="0" w:color="auto"/>
              <w:right w:val="single" w:sz="4" w:space="0" w:color="auto"/>
            </w:tcBorders>
          </w:tcPr>
          <w:p w:rsidR="004A5541" w:rsidRDefault="00DE4E0F">
            <w:pPr>
              <w:pStyle w:val="TableText"/>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备注</w:t>
            </w:r>
          </w:p>
        </w:tc>
        <w:tc>
          <w:tcPr>
            <w:tcW w:w="2920" w:type="dxa"/>
            <w:tcBorders>
              <w:top w:val="single" w:sz="4" w:space="0" w:color="auto"/>
              <w:bottom w:val="single" w:sz="4" w:space="0" w:color="auto"/>
            </w:tcBorders>
          </w:tcPr>
          <w:p w:rsidR="004A5541" w:rsidRDefault="00DE4E0F">
            <w:pPr>
              <w:pStyle w:val="TableText"/>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修订者</w:t>
            </w:r>
          </w:p>
        </w:tc>
      </w:tr>
      <w:tr w:rsidR="004A5541">
        <w:tc>
          <w:tcPr>
            <w:tcW w:w="993" w:type="dxa"/>
            <w:tcBorders>
              <w:top w:val="single" w:sz="4" w:space="0" w:color="auto"/>
              <w:left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1276" w:type="dxa"/>
            <w:tcBorders>
              <w:top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3608" w:type="dxa"/>
            <w:tcBorders>
              <w:top w:val="single" w:sz="4" w:space="0" w:color="auto"/>
              <w:bottom w:val="single" w:sz="4" w:space="0" w:color="auto"/>
            </w:tcBorders>
          </w:tcPr>
          <w:p w:rsidR="004A5541" w:rsidRDefault="004A5541">
            <w:pPr>
              <w:pStyle w:val="TableText"/>
              <w:ind w:left="0"/>
              <w:jc w:val="both"/>
              <w:rPr>
                <w:rFonts w:asciiTheme="minorEastAsia" w:eastAsiaTheme="minorEastAsia" w:hAnsiTheme="minorEastAsia"/>
                <w:sz w:val="18"/>
                <w:szCs w:val="18"/>
              </w:rPr>
            </w:pPr>
          </w:p>
        </w:tc>
        <w:tc>
          <w:tcPr>
            <w:tcW w:w="1551" w:type="dxa"/>
            <w:tcBorders>
              <w:top w:val="single" w:sz="4" w:space="0" w:color="auto"/>
              <w:bottom w:val="single" w:sz="4" w:space="0" w:color="auto"/>
              <w:right w:val="single" w:sz="4" w:space="0" w:color="auto"/>
            </w:tcBorders>
          </w:tcPr>
          <w:p w:rsidR="004A5541" w:rsidRDefault="004A5541">
            <w:pPr>
              <w:pStyle w:val="TableText"/>
              <w:rPr>
                <w:rFonts w:asciiTheme="minorEastAsia" w:eastAsiaTheme="minorEastAsia" w:hAnsiTheme="minorEastAsia"/>
                <w:sz w:val="18"/>
                <w:szCs w:val="18"/>
              </w:rPr>
            </w:pPr>
          </w:p>
        </w:tc>
        <w:tc>
          <w:tcPr>
            <w:tcW w:w="2920" w:type="dxa"/>
            <w:tcBorders>
              <w:top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r>
      <w:tr w:rsidR="004A5541">
        <w:tc>
          <w:tcPr>
            <w:tcW w:w="993" w:type="dxa"/>
            <w:tcBorders>
              <w:top w:val="single" w:sz="4" w:space="0" w:color="auto"/>
              <w:left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1276" w:type="dxa"/>
            <w:tcBorders>
              <w:top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3608" w:type="dxa"/>
            <w:tcBorders>
              <w:top w:val="single" w:sz="4" w:space="0" w:color="auto"/>
              <w:bottom w:val="single" w:sz="4" w:space="0" w:color="auto"/>
            </w:tcBorders>
          </w:tcPr>
          <w:p w:rsidR="004A5541" w:rsidRDefault="004A5541">
            <w:pPr>
              <w:pStyle w:val="TableText"/>
              <w:ind w:left="0"/>
              <w:jc w:val="both"/>
              <w:rPr>
                <w:rFonts w:asciiTheme="minorEastAsia" w:eastAsiaTheme="minorEastAsia" w:hAnsiTheme="minorEastAsia"/>
                <w:sz w:val="18"/>
                <w:szCs w:val="18"/>
              </w:rPr>
            </w:pPr>
          </w:p>
        </w:tc>
        <w:tc>
          <w:tcPr>
            <w:tcW w:w="1551" w:type="dxa"/>
            <w:tcBorders>
              <w:top w:val="single" w:sz="4" w:space="0" w:color="auto"/>
              <w:bottom w:val="single" w:sz="4" w:space="0" w:color="auto"/>
              <w:right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2920" w:type="dxa"/>
            <w:tcBorders>
              <w:top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r>
      <w:tr w:rsidR="004A5541">
        <w:tc>
          <w:tcPr>
            <w:tcW w:w="993" w:type="dxa"/>
            <w:tcBorders>
              <w:top w:val="single" w:sz="4" w:space="0" w:color="auto"/>
              <w:left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1276" w:type="dxa"/>
            <w:tcBorders>
              <w:top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3608" w:type="dxa"/>
            <w:tcBorders>
              <w:top w:val="single" w:sz="4" w:space="0" w:color="auto"/>
              <w:bottom w:val="single" w:sz="4" w:space="0" w:color="auto"/>
            </w:tcBorders>
          </w:tcPr>
          <w:p w:rsidR="004A5541" w:rsidRDefault="004A5541">
            <w:pPr>
              <w:pStyle w:val="TableText"/>
              <w:ind w:left="0"/>
              <w:jc w:val="both"/>
              <w:rPr>
                <w:rFonts w:asciiTheme="minorEastAsia" w:eastAsiaTheme="minorEastAsia" w:hAnsiTheme="minorEastAsia"/>
                <w:sz w:val="18"/>
                <w:szCs w:val="18"/>
              </w:rPr>
            </w:pPr>
          </w:p>
        </w:tc>
        <w:tc>
          <w:tcPr>
            <w:tcW w:w="1551" w:type="dxa"/>
            <w:tcBorders>
              <w:top w:val="single" w:sz="4" w:space="0" w:color="auto"/>
              <w:bottom w:val="single" w:sz="4" w:space="0" w:color="auto"/>
              <w:right w:val="single" w:sz="4" w:space="0" w:color="auto"/>
            </w:tcBorders>
          </w:tcPr>
          <w:p w:rsidR="004A5541" w:rsidRDefault="004A5541">
            <w:pPr>
              <w:pStyle w:val="TableText"/>
              <w:jc w:val="center"/>
              <w:rPr>
                <w:rFonts w:asciiTheme="minorEastAsia" w:eastAsiaTheme="minorEastAsia" w:hAnsiTheme="minorEastAsia"/>
                <w:sz w:val="18"/>
                <w:szCs w:val="18"/>
              </w:rPr>
            </w:pPr>
          </w:p>
        </w:tc>
        <w:tc>
          <w:tcPr>
            <w:tcW w:w="2920" w:type="dxa"/>
            <w:tcBorders>
              <w:top w:val="single" w:sz="4" w:space="0" w:color="auto"/>
              <w:bottom w:val="single" w:sz="4" w:space="0" w:color="auto"/>
            </w:tcBorders>
          </w:tcPr>
          <w:p w:rsidR="004A5541" w:rsidRDefault="004A5541">
            <w:pPr>
              <w:pStyle w:val="TableText"/>
              <w:jc w:val="center"/>
              <w:rPr>
                <w:rFonts w:asciiTheme="minorEastAsia" w:eastAsiaTheme="minorEastAsia" w:hAnsiTheme="minorEastAsia"/>
                <w:sz w:val="18"/>
                <w:szCs w:val="18"/>
              </w:rPr>
            </w:pP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rPr>
        <w:br w:type="page"/>
      </w:r>
    </w:p>
    <w:p w:rsidR="004A5541" w:rsidRDefault="004A5541">
      <w:pPr>
        <w:pStyle w:val="10"/>
        <w:tabs>
          <w:tab w:val="right" w:leader="dot" w:pos="10194"/>
        </w:tabs>
        <w:rPr>
          <w:rFonts w:asciiTheme="minorEastAsia" w:eastAsiaTheme="minorEastAsia" w:hAnsiTheme="minorEastAsia"/>
        </w:rPr>
      </w:pPr>
    </w:p>
    <w:bookmarkStart w:id="2" w:name="_Toc341353163"/>
    <w:bookmarkStart w:id="3" w:name="_Toc245896906"/>
    <w:bookmarkStart w:id="4" w:name="_Toc227744990"/>
    <w:bookmarkStart w:id="5" w:name="_Toc359918102"/>
    <w:p w:rsidR="004A5541" w:rsidRDefault="00F26409">
      <w:pPr>
        <w:pStyle w:val="10"/>
        <w:tabs>
          <w:tab w:val="right" w:leader="dot" w:pos="10204"/>
        </w:tabs>
      </w:pPr>
      <w:r w:rsidRPr="00F26409">
        <w:rPr>
          <w:rFonts w:asciiTheme="minorEastAsia" w:eastAsiaTheme="minorEastAsia" w:hAnsiTheme="minorEastAsia"/>
        </w:rPr>
        <w:fldChar w:fldCharType="begin"/>
      </w:r>
      <w:r w:rsidR="00DE4E0F">
        <w:rPr>
          <w:rFonts w:asciiTheme="minorEastAsia" w:eastAsiaTheme="minorEastAsia" w:hAnsiTheme="minorEastAsia"/>
        </w:rPr>
        <w:instrText xml:space="preserve">TOC \o "1-3" \h \u </w:instrText>
      </w:r>
      <w:r w:rsidRPr="00F26409">
        <w:rPr>
          <w:rFonts w:asciiTheme="minorEastAsia" w:eastAsiaTheme="minorEastAsia" w:hAnsiTheme="minorEastAsia"/>
        </w:rPr>
        <w:fldChar w:fldCharType="separate"/>
      </w:r>
      <w:hyperlink w:anchor="_Toc25814" w:history="1">
        <w:r w:rsidR="00DE4E0F">
          <w:rPr>
            <w:rFonts w:asciiTheme="minorEastAsia" w:eastAsiaTheme="minorEastAsia" w:hAnsiTheme="minorEastAsia" w:hint="eastAsia"/>
          </w:rPr>
          <w:t>存管通P2P商户接入接口规范</w:t>
        </w:r>
        <w:r w:rsidR="00DE4E0F">
          <w:tab/>
        </w:r>
        <w:r>
          <w:fldChar w:fldCharType="begin"/>
        </w:r>
        <w:r w:rsidR="00DE4E0F">
          <w:instrText xml:space="preserve"> PAGEREF _Toc25814 </w:instrText>
        </w:r>
        <w:r>
          <w:fldChar w:fldCharType="separate"/>
        </w:r>
        <w:r w:rsidR="00DE4E0F">
          <w:t>1</w:t>
        </w:r>
        <w:r>
          <w:fldChar w:fldCharType="end"/>
        </w:r>
      </w:hyperlink>
    </w:p>
    <w:p w:rsidR="004A5541" w:rsidRDefault="00F26409">
      <w:pPr>
        <w:pStyle w:val="10"/>
        <w:tabs>
          <w:tab w:val="right" w:leader="dot" w:pos="10204"/>
        </w:tabs>
      </w:pPr>
      <w:hyperlink w:anchor="_Toc14934" w:history="1">
        <w:r w:rsidR="00DE4E0F">
          <w:rPr>
            <w:rFonts w:asciiTheme="minorEastAsia" w:eastAsiaTheme="minorEastAsia" w:hAnsiTheme="minorEastAsia" w:hint="eastAsia"/>
          </w:rPr>
          <w:t>1. 概述</w:t>
        </w:r>
        <w:r w:rsidR="00DE4E0F">
          <w:tab/>
        </w:r>
        <w:r>
          <w:fldChar w:fldCharType="begin"/>
        </w:r>
        <w:r w:rsidR="00DE4E0F">
          <w:instrText xml:space="preserve"> PAGEREF _Toc14934 </w:instrText>
        </w:r>
        <w:r>
          <w:fldChar w:fldCharType="separate"/>
        </w:r>
        <w:r w:rsidR="00DE4E0F">
          <w:t>5</w:t>
        </w:r>
        <w:r>
          <w:fldChar w:fldCharType="end"/>
        </w:r>
      </w:hyperlink>
    </w:p>
    <w:p w:rsidR="004A5541" w:rsidRDefault="00F26409">
      <w:pPr>
        <w:pStyle w:val="20"/>
        <w:tabs>
          <w:tab w:val="clear" w:pos="1050"/>
          <w:tab w:val="clear" w:pos="10194"/>
          <w:tab w:val="right" w:leader="dot" w:pos="10204"/>
        </w:tabs>
      </w:pPr>
      <w:hyperlink w:anchor="_Toc2088" w:history="1">
        <w:r w:rsidR="00DE4E0F">
          <w:rPr>
            <w:rFonts w:asciiTheme="minorEastAsia" w:eastAsiaTheme="minorEastAsia" w:hAnsiTheme="minorEastAsia" w:hint="eastAsia"/>
          </w:rPr>
          <w:t>1.1 目的</w:t>
        </w:r>
        <w:r w:rsidR="00DE4E0F">
          <w:tab/>
        </w:r>
        <w:r>
          <w:fldChar w:fldCharType="begin"/>
        </w:r>
        <w:r w:rsidR="00DE4E0F">
          <w:instrText xml:space="preserve"> PAGEREF _Toc2088 </w:instrText>
        </w:r>
        <w:r>
          <w:fldChar w:fldCharType="separate"/>
        </w:r>
        <w:r w:rsidR="00DE4E0F">
          <w:t>5</w:t>
        </w:r>
        <w:r>
          <w:fldChar w:fldCharType="end"/>
        </w:r>
      </w:hyperlink>
    </w:p>
    <w:p w:rsidR="004A5541" w:rsidRDefault="00F26409">
      <w:pPr>
        <w:pStyle w:val="20"/>
        <w:tabs>
          <w:tab w:val="clear" w:pos="1050"/>
          <w:tab w:val="clear" w:pos="10194"/>
          <w:tab w:val="right" w:leader="dot" w:pos="10204"/>
        </w:tabs>
      </w:pPr>
      <w:hyperlink w:anchor="_Toc4911" w:history="1">
        <w:r w:rsidR="00DE4E0F">
          <w:rPr>
            <w:rFonts w:asciiTheme="minorEastAsia" w:eastAsiaTheme="minorEastAsia" w:hAnsiTheme="minorEastAsia" w:hint="eastAsia"/>
          </w:rPr>
          <w:t>1.2 定义</w:t>
        </w:r>
        <w:r w:rsidR="00DE4E0F">
          <w:tab/>
        </w:r>
        <w:r>
          <w:fldChar w:fldCharType="begin"/>
        </w:r>
        <w:r w:rsidR="00DE4E0F">
          <w:instrText xml:space="preserve"> PAGEREF _Toc4911 </w:instrText>
        </w:r>
        <w:r>
          <w:fldChar w:fldCharType="separate"/>
        </w:r>
        <w:r w:rsidR="00DE4E0F">
          <w:t>5</w:t>
        </w:r>
        <w:r>
          <w:fldChar w:fldCharType="end"/>
        </w:r>
      </w:hyperlink>
    </w:p>
    <w:p w:rsidR="004A5541" w:rsidRDefault="00F26409">
      <w:pPr>
        <w:pStyle w:val="20"/>
        <w:tabs>
          <w:tab w:val="clear" w:pos="1050"/>
          <w:tab w:val="clear" w:pos="10194"/>
          <w:tab w:val="right" w:leader="dot" w:pos="10204"/>
        </w:tabs>
      </w:pPr>
      <w:hyperlink w:anchor="_Toc13907" w:history="1">
        <w:r w:rsidR="00DE4E0F">
          <w:rPr>
            <w:rFonts w:asciiTheme="minorEastAsia" w:eastAsiaTheme="minorEastAsia" w:hAnsiTheme="minorEastAsia" w:hint="eastAsia"/>
          </w:rPr>
          <w:t>1.3 系统对接前的准备工作</w:t>
        </w:r>
        <w:r w:rsidR="00DE4E0F">
          <w:tab/>
        </w:r>
        <w:r>
          <w:fldChar w:fldCharType="begin"/>
        </w:r>
        <w:r w:rsidR="00DE4E0F">
          <w:instrText xml:space="preserve"> PAGEREF _Toc13907 </w:instrText>
        </w:r>
        <w:r>
          <w:fldChar w:fldCharType="separate"/>
        </w:r>
        <w:r w:rsidR="00DE4E0F">
          <w:t>5</w:t>
        </w:r>
        <w:r>
          <w:fldChar w:fldCharType="end"/>
        </w:r>
      </w:hyperlink>
    </w:p>
    <w:p w:rsidR="004A5541" w:rsidRDefault="00F26409">
      <w:pPr>
        <w:pStyle w:val="10"/>
        <w:tabs>
          <w:tab w:val="right" w:leader="dot" w:pos="10204"/>
        </w:tabs>
      </w:pPr>
      <w:hyperlink w:anchor="_Toc23338" w:history="1">
        <w:r w:rsidR="00DE4E0F">
          <w:rPr>
            <w:rFonts w:asciiTheme="minorEastAsia" w:eastAsiaTheme="minorEastAsia" w:hAnsiTheme="minorEastAsia" w:hint="eastAsia"/>
          </w:rPr>
          <w:t>2. 接口通讯</w:t>
        </w:r>
        <w:r w:rsidR="00DE4E0F">
          <w:tab/>
        </w:r>
        <w:r>
          <w:fldChar w:fldCharType="begin"/>
        </w:r>
        <w:r w:rsidR="00DE4E0F">
          <w:instrText xml:space="preserve"> PAGEREF _Toc23338 </w:instrText>
        </w:r>
        <w:r>
          <w:fldChar w:fldCharType="separate"/>
        </w:r>
        <w:r w:rsidR="00DE4E0F">
          <w:t>6</w:t>
        </w:r>
        <w:r>
          <w:fldChar w:fldCharType="end"/>
        </w:r>
      </w:hyperlink>
    </w:p>
    <w:p w:rsidR="004A5541" w:rsidRDefault="00F26409">
      <w:pPr>
        <w:pStyle w:val="20"/>
        <w:tabs>
          <w:tab w:val="clear" w:pos="1050"/>
          <w:tab w:val="clear" w:pos="10194"/>
          <w:tab w:val="right" w:leader="dot" w:pos="10204"/>
        </w:tabs>
      </w:pPr>
      <w:hyperlink w:anchor="_Toc28943" w:history="1">
        <w:r w:rsidR="00DE4E0F">
          <w:rPr>
            <w:rFonts w:asciiTheme="minorEastAsia" w:eastAsiaTheme="minorEastAsia" w:hAnsiTheme="minorEastAsia" w:hint="eastAsia"/>
          </w:rPr>
          <w:t>2.1 通讯方式</w:t>
        </w:r>
        <w:r w:rsidR="00DE4E0F">
          <w:tab/>
        </w:r>
        <w:r>
          <w:fldChar w:fldCharType="begin"/>
        </w:r>
        <w:r w:rsidR="00DE4E0F">
          <w:instrText xml:space="preserve"> PAGEREF _Toc28943 </w:instrText>
        </w:r>
        <w:r>
          <w:fldChar w:fldCharType="separate"/>
        </w:r>
        <w:r w:rsidR="00DE4E0F">
          <w:t>6</w:t>
        </w:r>
        <w:r>
          <w:fldChar w:fldCharType="end"/>
        </w:r>
      </w:hyperlink>
    </w:p>
    <w:p w:rsidR="004A5541" w:rsidRDefault="00F26409">
      <w:pPr>
        <w:pStyle w:val="20"/>
        <w:tabs>
          <w:tab w:val="clear" w:pos="1050"/>
          <w:tab w:val="clear" w:pos="10194"/>
          <w:tab w:val="right" w:leader="dot" w:pos="10204"/>
        </w:tabs>
      </w:pPr>
      <w:hyperlink w:anchor="_Toc21651" w:history="1">
        <w:r w:rsidR="00DE4E0F">
          <w:rPr>
            <w:rFonts w:asciiTheme="minorEastAsia" w:eastAsiaTheme="minorEastAsia" w:hAnsiTheme="minorEastAsia" w:hint="eastAsia"/>
          </w:rPr>
          <w:t>2.2 信息体说明</w:t>
        </w:r>
        <w:r w:rsidR="00DE4E0F">
          <w:tab/>
        </w:r>
        <w:r>
          <w:fldChar w:fldCharType="begin"/>
        </w:r>
        <w:r w:rsidR="00DE4E0F">
          <w:instrText xml:space="preserve"> PAGEREF _Toc21651 </w:instrText>
        </w:r>
        <w:r>
          <w:fldChar w:fldCharType="separate"/>
        </w:r>
        <w:r w:rsidR="00DE4E0F">
          <w:t>6</w:t>
        </w:r>
        <w:r>
          <w:fldChar w:fldCharType="end"/>
        </w:r>
      </w:hyperlink>
    </w:p>
    <w:p w:rsidR="004A5541" w:rsidRDefault="00F26409">
      <w:pPr>
        <w:pStyle w:val="20"/>
        <w:tabs>
          <w:tab w:val="clear" w:pos="1050"/>
          <w:tab w:val="clear" w:pos="10194"/>
          <w:tab w:val="right" w:leader="dot" w:pos="10204"/>
        </w:tabs>
      </w:pPr>
      <w:hyperlink w:anchor="_Toc25377" w:history="1">
        <w:r w:rsidR="00DE4E0F">
          <w:rPr>
            <w:rFonts w:asciiTheme="minorEastAsia" w:eastAsiaTheme="minorEastAsia" w:hAnsiTheme="minorEastAsia" w:hint="eastAsia"/>
          </w:rPr>
          <w:t>2.3 报文说明</w:t>
        </w:r>
        <w:r w:rsidR="00DE4E0F">
          <w:tab/>
        </w:r>
        <w:r>
          <w:fldChar w:fldCharType="begin"/>
        </w:r>
        <w:r w:rsidR="00DE4E0F">
          <w:instrText xml:space="preserve"> PAGEREF _Toc25377 </w:instrText>
        </w:r>
        <w:r>
          <w:fldChar w:fldCharType="separate"/>
        </w:r>
        <w:r w:rsidR="00DE4E0F">
          <w:t>6</w:t>
        </w:r>
        <w:r>
          <w:fldChar w:fldCharType="end"/>
        </w:r>
      </w:hyperlink>
    </w:p>
    <w:p w:rsidR="004A5541" w:rsidRDefault="00F26409">
      <w:pPr>
        <w:pStyle w:val="10"/>
        <w:tabs>
          <w:tab w:val="right" w:leader="dot" w:pos="10204"/>
        </w:tabs>
      </w:pPr>
      <w:hyperlink w:anchor="_Toc21020" w:history="1">
        <w:r w:rsidR="00DE4E0F">
          <w:rPr>
            <w:rFonts w:asciiTheme="minorEastAsia" w:eastAsiaTheme="minorEastAsia" w:hAnsiTheme="minorEastAsia" w:hint="eastAsia"/>
          </w:rPr>
          <w:t>3. 接口说明</w:t>
        </w:r>
        <w:r w:rsidR="00DE4E0F">
          <w:tab/>
        </w:r>
        <w:r>
          <w:fldChar w:fldCharType="begin"/>
        </w:r>
        <w:r w:rsidR="00DE4E0F">
          <w:instrText xml:space="preserve"> PAGEREF _Toc21020 </w:instrText>
        </w:r>
        <w:r>
          <w:fldChar w:fldCharType="separate"/>
        </w:r>
        <w:r w:rsidR="00DE4E0F">
          <w:t>7</w:t>
        </w:r>
        <w:r>
          <w:fldChar w:fldCharType="end"/>
        </w:r>
      </w:hyperlink>
    </w:p>
    <w:p w:rsidR="004A5541" w:rsidRDefault="00F26409">
      <w:pPr>
        <w:pStyle w:val="20"/>
        <w:tabs>
          <w:tab w:val="clear" w:pos="1050"/>
          <w:tab w:val="clear" w:pos="10194"/>
          <w:tab w:val="right" w:leader="dot" w:pos="10204"/>
        </w:tabs>
      </w:pPr>
      <w:hyperlink w:anchor="_Toc9063" w:history="1">
        <w:r w:rsidR="00DE4E0F">
          <w:rPr>
            <w:rFonts w:asciiTheme="minorEastAsia" w:eastAsiaTheme="minorEastAsia" w:hAnsiTheme="minorEastAsia" w:hint="eastAsia"/>
          </w:rPr>
          <w:t>3.1 请求数据</w:t>
        </w:r>
        <w:r w:rsidR="00DE4E0F">
          <w:tab/>
        </w:r>
        <w:r>
          <w:fldChar w:fldCharType="begin"/>
        </w:r>
        <w:r w:rsidR="00DE4E0F">
          <w:instrText xml:space="preserve"> PAGEREF _Toc9063 </w:instrText>
        </w:r>
        <w:r>
          <w:fldChar w:fldCharType="separate"/>
        </w:r>
        <w:r w:rsidR="00DE4E0F">
          <w:t>7</w:t>
        </w:r>
        <w:r>
          <w:fldChar w:fldCharType="end"/>
        </w:r>
      </w:hyperlink>
    </w:p>
    <w:p w:rsidR="004A5541" w:rsidRDefault="00F26409">
      <w:pPr>
        <w:pStyle w:val="20"/>
        <w:tabs>
          <w:tab w:val="clear" w:pos="1050"/>
          <w:tab w:val="clear" w:pos="10194"/>
          <w:tab w:val="right" w:leader="dot" w:pos="10204"/>
        </w:tabs>
      </w:pPr>
      <w:hyperlink w:anchor="_Toc19003" w:history="1">
        <w:r w:rsidR="00DE4E0F">
          <w:rPr>
            <w:rFonts w:asciiTheme="minorEastAsia" w:eastAsiaTheme="minorEastAsia" w:hAnsiTheme="minorEastAsia" w:hint="eastAsia"/>
          </w:rPr>
          <w:t>3.2 返回数据</w:t>
        </w:r>
        <w:r w:rsidR="00DE4E0F">
          <w:tab/>
        </w:r>
        <w:r>
          <w:fldChar w:fldCharType="begin"/>
        </w:r>
        <w:r w:rsidR="00DE4E0F">
          <w:instrText xml:space="preserve"> PAGEREF _Toc19003 </w:instrText>
        </w:r>
        <w:r>
          <w:fldChar w:fldCharType="separate"/>
        </w:r>
        <w:r w:rsidR="00DE4E0F">
          <w:t>7</w:t>
        </w:r>
        <w:r>
          <w:fldChar w:fldCharType="end"/>
        </w:r>
      </w:hyperlink>
    </w:p>
    <w:p w:rsidR="004A5541" w:rsidRDefault="00F26409">
      <w:pPr>
        <w:pStyle w:val="20"/>
        <w:tabs>
          <w:tab w:val="clear" w:pos="1050"/>
          <w:tab w:val="clear" w:pos="10194"/>
          <w:tab w:val="right" w:leader="dot" w:pos="10204"/>
        </w:tabs>
      </w:pPr>
      <w:hyperlink w:anchor="_Toc25940" w:history="1">
        <w:r w:rsidR="00DE4E0F">
          <w:rPr>
            <w:rFonts w:asciiTheme="minorEastAsia" w:eastAsiaTheme="minorEastAsia" w:hAnsiTheme="minorEastAsia" w:hint="eastAsia"/>
          </w:rPr>
          <w:t>3.3 请求、返回示例</w:t>
        </w:r>
        <w:r w:rsidR="00DE4E0F">
          <w:tab/>
        </w:r>
        <w:r>
          <w:fldChar w:fldCharType="begin"/>
        </w:r>
        <w:r w:rsidR="00DE4E0F">
          <w:instrText xml:space="preserve"> PAGEREF _Toc25940 </w:instrText>
        </w:r>
        <w:r>
          <w:fldChar w:fldCharType="separate"/>
        </w:r>
        <w:r w:rsidR="00DE4E0F">
          <w:t>7</w:t>
        </w:r>
        <w:r>
          <w:fldChar w:fldCharType="end"/>
        </w:r>
      </w:hyperlink>
    </w:p>
    <w:p w:rsidR="004A5541" w:rsidRDefault="00F26409">
      <w:pPr>
        <w:pStyle w:val="20"/>
        <w:tabs>
          <w:tab w:val="clear" w:pos="1050"/>
          <w:tab w:val="clear" w:pos="10194"/>
          <w:tab w:val="right" w:leader="dot" w:pos="10204"/>
        </w:tabs>
      </w:pPr>
      <w:hyperlink w:anchor="_Toc1598" w:history="1">
        <w:r w:rsidR="00DE4E0F">
          <w:rPr>
            <w:rFonts w:asciiTheme="minorEastAsia" w:eastAsiaTheme="minorEastAsia" w:hAnsiTheme="minorEastAsia" w:hint="eastAsia"/>
          </w:rPr>
          <w:t>3.4 签名以及验签机制</w:t>
        </w:r>
        <w:r w:rsidR="00DE4E0F">
          <w:tab/>
        </w:r>
        <w:r>
          <w:fldChar w:fldCharType="begin"/>
        </w:r>
        <w:r w:rsidR="00DE4E0F">
          <w:instrText xml:space="preserve"> PAGEREF _Toc1598 </w:instrText>
        </w:r>
        <w:r>
          <w:fldChar w:fldCharType="separate"/>
        </w:r>
        <w:r w:rsidR="00DE4E0F">
          <w:t>8</w:t>
        </w:r>
        <w:r>
          <w:fldChar w:fldCharType="end"/>
        </w:r>
      </w:hyperlink>
    </w:p>
    <w:p w:rsidR="004A5541" w:rsidRDefault="00F26409">
      <w:pPr>
        <w:pStyle w:val="20"/>
        <w:tabs>
          <w:tab w:val="clear" w:pos="1050"/>
          <w:tab w:val="clear" w:pos="10194"/>
          <w:tab w:val="right" w:leader="dot" w:pos="10204"/>
        </w:tabs>
      </w:pPr>
      <w:hyperlink w:anchor="_Toc10767" w:history="1">
        <w:r w:rsidR="00DE4E0F">
          <w:rPr>
            <w:rFonts w:asciiTheme="minorEastAsia" w:eastAsiaTheme="minorEastAsia" w:hAnsiTheme="minorEastAsia" w:hint="eastAsia"/>
          </w:rPr>
          <w:t>3.5 前台和后台</w:t>
        </w:r>
        <w:r w:rsidR="00DE4E0F">
          <w:tab/>
        </w:r>
        <w:r>
          <w:fldChar w:fldCharType="begin"/>
        </w:r>
        <w:r w:rsidR="00DE4E0F">
          <w:instrText xml:space="preserve"> PAGEREF _Toc10767 </w:instrText>
        </w:r>
        <w:r>
          <w:fldChar w:fldCharType="separate"/>
        </w:r>
        <w:r w:rsidR="00DE4E0F">
          <w:t>8</w:t>
        </w:r>
        <w:r>
          <w:fldChar w:fldCharType="end"/>
        </w:r>
      </w:hyperlink>
    </w:p>
    <w:p w:rsidR="004A5541" w:rsidRDefault="00F26409">
      <w:pPr>
        <w:pStyle w:val="20"/>
        <w:tabs>
          <w:tab w:val="clear" w:pos="1050"/>
          <w:tab w:val="clear" w:pos="10194"/>
          <w:tab w:val="right" w:leader="dot" w:pos="10204"/>
        </w:tabs>
      </w:pPr>
      <w:hyperlink w:anchor="_Toc21343" w:history="1">
        <w:r w:rsidR="00DE4E0F">
          <w:rPr>
            <w:rFonts w:asciiTheme="minorEastAsia" w:eastAsiaTheme="minorEastAsia" w:hAnsiTheme="minorEastAsia" w:hint="eastAsia"/>
          </w:rPr>
          <w:t>3.6 后台通知说明</w:t>
        </w:r>
        <w:r w:rsidR="00DE4E0F">
          <w:tab/>
        </w:r>
        <w:r>
          <w:fldChar w:fldCharType="begin"/>
        </w:r>
        <w:r w:rsidR="00DE4E0F">
          <w:instrText xml:space="preserve"> PAGEREF _Toc21343 </w:instrText>
        </w:r>
        <w:r>
          <w:fldChar w:fldCharType="separate"/>
        </w:r>
        <w:r w:rsidR="00DE4E0F">
          <w:t>8</w:t>
        </w:r>
        <w:r>
          <w:fldChar w:fldCharType="end"/>
        </w:r>
      </w:hyperlink>
    </w:p>
    <w:p w:rsidR="004A5541" w:rsidRDefault="00F26409">
      <w:pPr>
        <w:pStyle w:val="20"/>
        <w:tabs>
          <w:tab w:val="clear" w:pos="1050"/>
          <w:tab w:val="clear" w:pos="10194"/>
          <w:tab w:val="right" w:leader="dot" w:pos="10204"/>
        </w:tabs>
      </w:pPr>
      <w:hyperlink w:anchor="_Toc24537" w:history="1">
        <w:r w:rsidR="00DE4E0F">
          <w:rPr>
            <w:rFonts w:asciiTheme="minorEastAsia" w:eastAsiaTheme="minorEastAsia" w:hAnsiTheme="minorEastAsia" w:hint="eastAsia"/>
          </w:rPr>
          <w:t>3.7 测试环境和生产环境地址</w:t>
        </w:r>
        <w:r w:rsidR="00DE4E0F">
          <w:tab/>
        </w:r>
        <w:r>
          <w:fldChar w:fldCharType="begin"/>
        </w:r>
        <w:r w:rsidR="00DE4E0F">
          <w:instrText xml:space="preserve"> PAGEREF _Toc24537 </w:instrText>
        </w:r>
        <w:r>
          <w:fldChar w:fldCharType="separate"/>
        </w:r>
        <w:r w:rsidR="00DE4E0F">
          <w:t>9</w:t>
        </w:r>
        <w:r>
          <w:fldChar w:fldCharType="end"/>
        </w:r>
      </w:hyperlink>
    </w:p>
    <w:p w:rsidR="004A5541" w:rsidRDefault="00F26409">
      <w:pPr>
        <w:pStyle w:val="20"/>
        <w:tabs>
          <w:tab w:val="clear" w:pos="1050"/>
          <w:tab w:val="clear" w:pos="10194"/>
          <w:tab w:val="right" w:leader="dot" w:pos="10204"/>
        </w:tabs>
      </w:pPr>
      <w:hyperlink w:anchor="_Toc3357" w:history="1">
        <w:r w:rsidR="00DE4E0F">
          <w:rPr>
            <w:rFonts w:asciiTheme="minorEastAsia" w:eastAsiaTheme="minorEastAsia" w:hAnsiTheme="minorEastAsia" w:hint="eastAsia"/>
          </w:rPr>
          <w:t>3.8 线下流程申请邮箱</w:t>
        </w:r>
        <w:r w:rsidR="00DE4E0F">
          <w:tab/>
        </w:r>
        <w:r>
          <w:fldChar w:fldCharType="begin"/>
        </w:r>
        <w:r w:rsidR="00DE4E0F">
          <w:instrText xml:space="preserve"> PAGEREF _Toc3357 </w:instrText>
        </w:r>
        <w:r>
          <w:fldChar w:fldCharType="separate"/>
        </w:r>
        <w:r w:rsidR="00DE4E0F">
          <w:t>9</w:t>
        </w:r>
        <w:r>
          <w:fldChar w:fldCharType="end"/>
        </w:r>
      </w:hyperlink>
    </w:p>
    <w:p w:rsidR="004A5541" w:rsidRDefault="00F26409">
      <w:pPr>
        <w:pStyle w:val="10"/>
        <w:tabs>
          <w:tab w:val="right" w:leader="dot" w:pos="10204"/>
        </w:tabs>
      </w:pPr>
      <w:hyperlink w:anchor="_Toc2411" w:history="1">
        <w:r w:rsidR="00DE4E0F">
          <w:rPr>
            <w:rFonts w:asciiTheme="minorEastAsia" w:eastAsiaTheme="minorEastAsia" w:hAnsiTheme="minorEastAsia" w:hint="eastAsia"/>
          </w:rPr>
          <w:t>4. 接口定义</w:t>
        </w:r>
        <w:r w:rsidR="00DE4E0F">
          <w:tab/>
        </w:r>
        <w:r>
          <w:fldChar w:fldCharType="begin"/>
        </w:r>
        <w:r w:rsidR="00DE4E0F">
          <w:instrText xml:space="preserve"> PAGEREF _Toc2411 </w:instrText>
        </w:r>
        <w:r>
          <w:fldChar w:fldCharType="separate"/>
        </w:r>
        <w:r w:rsidR="00DE4E0F">
          <w:t>9</w:t>
        </w:r>
        <w:r>
          <w:fldChar w:fldCharType="end"/>
        </w:r>
      </w:hyperlink>
    </w:p>
    <w:p w:rsidR="004A5541" w:rsidRDefault="00F26409">
      <w:pPr>
        <w:pStyle w:val="20"/>
        <w:tabs>
          <w:tab w:val="clear" w:pos="1050"/>
          <w:tab w:val="clear" w:pos="10194"/>
          <w:tab w:val="right" w:leader="dot" w:pos="10204"/>
        </w:tabs>
      </w:pPr>
      <w:hyperlink w:anchor="_Toc21405" w:history="1">
        <w:r w:rsidR="00DE4E0F">
          <w:rPr>
            <w:rFonts w:asciiTheme="minorEastAsia" w:eastAsiaTheme="minorEastAsia" w:hAnsiTheme="minorEastAsia" w:hint="eastAsia"/>
          </w:rPr>
          <w:t>4.1 用户接口</w:t>
        </w:r>
        <w:r w:rsidR="00DE4E0F">
          <w:tab/>
        </w:r>
        <w:r>
          <w:fldChar w:fldCharType="begin"/>
        </w:r>
        <w:r w:rsidR="00DE4E0F">
          <w:instrText xml:space="preserve"> PAGEREF _Toc21405 </w:instrText>
        </w:r>
        <w:r>
          <w:fldChar w:fldCharType="separate"/>
        </w:r>
        <w:r w:rsidR="00DE4E0F">
          <w:t>10</w:t>
        </w:r>
        <w:r>
          <w:fldChar w:fldCharType="end"/>
        </w:r>
      </w:hyperlink>
    </w:p>
    <w:p w:rsidR="004A5541" w:rsidRDefault="00F26409">
      <w:pPr>
        <w:pStyle w:val="30"/>
        <w:tabs>
          <w:tab w:val="right" w:leader="dot" w:pos="10204"/>
        </w:tabs>
      </w:pPr>
      <w:hyperlink w:anchor="_Toc5476" w:history="1">
        <w:r w:rsidR="00DE4E0F">
          <w:rPr>
            <w:rFonts w:asciiTheme="minorEastAsia" w:eastAsiaTheme="minorEastAsia" w:hAnsiTheme="minorEastAsia" w:hint="eastAsia"/>
          </w:rPr>
          <w:t>4.1.1 创建用户</w:t>
        </w:r>
        <w:r w:rsidR="00DE4E0F">
          <w:tab/>
        </w:r>
        <w:r>
          <w:fldChar w:fldCharType="begin"/>
        </w:r>
        <w:r w:rsidR="00DE4E0F">
          <w:instrText xml:space="preserve"> PAGEREF _Toc5476 </w:instrText>
        </w:r>
        <w:r>
          <w:fldChar w:fldCharType="separate"/>
        </w:r>
        <w:r w:rsidR="00DE4E0F">
          <w:t>10</w:t>
        </w:r>
        <w:r>
          <w:fldChar w:fldCharType="end"/>
        </w:r>
      </w:hyperlink>
    </w:p>
    <w:p w:rsidR="004A5541" w:rsidRDefault="00F26409">
      <w:pPr>
        <w:pStyle w:val="30"/>
        <w:tabs>
          <w:tab w:val="right" w:leader="dot" w:pos="10204"/>
        </w:tabs>
      </w:pPr>
      <w:hyperlink w:anchor="_Toc3583" w:history="1">
        <w:r w:rsidR="00DE4E0F">
          <w:rPr>
            <w:rFonts w:asciiTheme="minorEastAsia" w:eastAsiaTheme="minorEastAsia" w:hAnsiTheme="minorEastAsia" w:hint="eastAsia"/>
          </w:rPr>
          <w:t>4.1.2 发送短信验证码</w:t>
        </w:r>
        <w:r w:rsidR="00DE4E0F">
          <w:tab/>
        </w:r>
        <w:r>
          <w:fldChar w:fldCharType="begin"/>
        </w:r>
        <w:r w:rsidR="00DE4E0F">
          <w:instrText xml:space="preserve"> PAGEREF _Toc3583 </w:instrText>
        </w:r>
        <w:r>
          <w:fldChar w:fldCharType="separate"/>
        </w:r>
        <w:r w:rsidR="00DE4E0F">
          <w:t>10</w:t>
        </w:r>
        <w:r>
          <w:fldChar w:fldCharType="end"/>
        </w:r>
      </w:hyperlink>
    </w:p>
    <w:p w:rsidR="004A5541" w:rsidRDefault="00F26409">
      <w:pPr>
        <w:pStyle w:val="30"/>
        <w:tabs>
          <w:tab w:val="right" w:leader="dot" w:pos="10204"/>
        </w:tabs>
      </w:pPr>
      <w:hyperlink w:anchor="_Toc5951" w:history="1">
        <w:r w:rsidR="00DE4E0F">
          <w:rPr>
            <w:rFonts w:asciiTheme="minorEastAsia" w:eastAsiaTheme="minorEastAsia" w:hAnsiTheme="minorEastAsia" w:hint="eastAsia"/>
          </w:rPr>
          <w:t>4.1.3 绑定手机</w:t>
        </w:r>
        <w:r w:rsidR="00DE4E0F">
          <w:tab/>
        </w:r>
        <w:r>
          <w:fldChar w:fldCharType="begin"/>
        </w:r>
        <w:r w:rsidR="00DE4E0F">
          <w:instrText xml:space="preserve"> PAGEREF _Toc5951 </w:instrText>
        </w:r>
        <w:r>
          <w:fldChar w:fldCharType="separate"/>
        </w:r>
        <w:r w:rsidR="00DE4E0F">
          <w:t>11</w:t>
        </w:r>
        <w:r>
          <w:fldChar w:fldCharType="end"/>
        </w:r>
      </w:hyperlink>
    </w:p>
    <w:p w:rsidR="004A5541" w:rsidRDefault="00F26409">
      <w:pPr>
        <w:pStyle w:val="30"/>
        <w:tabs>
          <w:tab w:val="right" w:leader="dot" w:pos="10204"/>
        </w:tabs>
      </w:pPr>
      <w:hyperlink w:anchor="_Toc19370" w:history="1">
        <w:r w:rsidR="00DE4E0F">
          <w:rPr>
            <w:rFonts w:asciiTheme="minorEastAsia" w:eastAsiaTheme="minorEastAsia" w:hAnsiTheme="minorEastAsia" w:hint="eastAsia"/>
          </w:rPr>
          <w:t>4.1.4 重置绑定手机</w:t>
        </w:r>
        <w:r w:rsidR="00DE4E0F">
          <w:tab/>
        </w:r>
        <w:r>
          <w:fldChar w:fldCharType="begin"/>
        </w:r>
        <w:r w:rsidR="00DE4E0F">
          <w:instrText xml:space="preserve"> PAGEREF _Toc19370 </w:instrText>
        </w:r>
        <w:r>
          <w:fldChar w:fldCharType="separate"/>
        </w:r>
        <w:r w:rsidR="00DE4E0F">
          <w:t>12</w:t>
        </w:r>
        <w:r>
          <w:fldChar w:fldCharType="end"/>
        </w:r>
      </w:hyperlink>
    </w:p>
    <w:p w:rsidR="004A5541" w:rsidRDefault="00F26409">
      <w:pPr>
        <w:pStyle w:val="30"/>
        <w:tabs>
          <w:tab w:val="right" w:leader="dot" w:pos="10204"/>
        </w:tabs>
      </w:pPr>
      <w:hyperlink w:anchor="_Toc4054" w:history="1">
        <w:r w:rsidR="00DE4E0F">
          <w:rPr>
            <w:rFonts w:asciiTheme="minorEastAsia" w:eastAsiaTheme="minorEastAsia" w:hAnsiTheme="minorEastAsia" w:hint="eastAsia"/>
          </w:rPr>
          <w:t>4.1.5 个人实名认证</w:t>
        </w:r>
        <w:r w:rsidR="00DE4E0F">
          <w:tab/>
        </w:r>
        <w:r>
          <w:fldChar w:fldCharType="begin"/>
        </w:r>
        <w:r w:rsidR="00DE4E0F">
          <w:instrText xml:space="preserve"> PAGEREF _Toc4054 </w:instrText>
        </w:r>
        <w:r>
          <w:fldChar w:fldCharType="separate"/>
        </w:r>
        <w:r w:rsidR="00DE4E0F">
          <w:t>13</w:t>
        </w:r>
        <w:r>
          <w:fldChar w:fldCharType="end"/>
        </w:r>
      </w:hyperlink>
    </w:p>
    <w:p w:rsidR="004A5541" w:rsidRDefault="00F26409">
      <w:pPr>
        <w:pStyle w:val="30"/>
        <w:tabs>
          <w:tab w:val="right" w:leader="dot" w:pos="10204"/>
        </w:tabs>
      </w:pPr>
      <w:hyperlink w:anchor="_Toc26940" w:history="1">
        <w:r w:rsidR="00DE4E0F">
          <w:rPr>
            <w:rFonts w:asciiTheme="minorEastAsia" w:eastAsiaTheme="minorEastAsia" w:hAnsiTheme="minorEastAsia" w:hint="eastAsia"/>
          </w:rPr>
          <w:t>4.1.6 设置企业信息</w:t>
        </w:r>
        <w:r w:rsidR="00DE4E0F">
          <w:tab/>
        </w:r>
        <w:r>
          <w:fldChar w:fldCharType="begin"/>
        </w:r>
        <w:r w:rsidR="00DE4E0F">
          <w:instrText xml:space="preserve"> PAGEREF _Toc26940 </w:instrText>
        </w:r>
        <w:r>
          <w:fldChar w:fldCharType="separate"/>
        </w:r>
        <w:r w:rsidR="00DE4E0F">
          <w:t>14</w:t>
        </w:r>
        <w:r>
          <w:fldChar w:fldCharType="end"/>
        </w:r>
      </w:hyperlink>
    </w:p>
    <w:p w:rsidR="004A5541" w:rsidRDefault="00F26409">
      <w:pPr>
        <w:pStyle w:val="30"/>
        <w:tabs>
          <w:tab w:val="right" w:leader="dot" w:pos="10204"/>
        </w:tabs>
      </w:pPr>
      <w:hyperlink w:anchor="_Toc19645" w:history="1">
        <w:r w:rsidR="00DE4E0F">
          <w:rPr>
            <w:rFonts w:asciiTheme="minorEastAsia" w:eastAsiaTheme="minorEastAsia" w:hAnsiTheme="minorEastAsia" w:hint="eastAsia"/>
          </w:rPr>
          <w:t>4.1.7 企业信息审核结果通知</w:t>
        </w:r>
        <w:r w:rsidR="00DE4E0F">
          <w:tab/>
        </w:r>
        <w:r>
          <w:fldChar w:fldCharType="begin"/>
        </w:r>
        <w:r w:rsidR="00DE4E0F">
          <w:instrText xml:space="preserve"> PAGEREF _Toc19645 </w:instrText>
        </w:r>
        <w:r>
          <w:fldChar w:fldCharType="separate"/>
        </w:r>
        <w:r w:rsidR="00DE4E0F">
          <w:t>15</w:t>
        </w:r>
        <w:r>
          <w:fldChar w:fldCharType="end"/>
        </w:r>
      </w:hyperlink>
    </w:p>
    <w:p w:rsidR="004A5541" w:rsidRDefault="00F26409">
      <w:pPr>
        <w:pStyle w:val="30"/>
        <w:tabs>
          <w:tab w:val="right" w:leader="dot" w:pos="10204"/>
        </w:tabs>
      </w:pPr>
      <w:hyperlink w:anchor="_Toc28369" w:history="1">
        <w:r w:rsidR="00DE4E0F">
          <w:rPr>
            <w:rFonts w:asciiTheme="minorEastAsia" w:eastAsiaTheme="minorEastAsia" w:hAnsiTheme="minorEastAsia" w:hint="eastAsia"/>
          </w:rPr>
          <w:t>4.1.8 获取用户信息</w:t>
        </w:r>
        <w:r w:rsidR="00DE4E0F">
          <w:tab/>
        </w:r>
        <w:r>
          <w:fldChar w:fldCharType="begin"/>
        </w:r>
        <w:r w:rsidR="00DE4E0F">
          <w:instrText xml:space="preserve"> PAGEREF _Toc28369 </w:instrText>
        </w:r>
        <w:r>
          <w:fldChar w:fldCharType="separate"/>
        </w:r>
        <w:r w:rsidR="00DE4E0F">
          <w:t>16</w:t>
        </w:r>
        <w:r>
          <w:fldChar w:fldCharType="end"/>
        </w:r>
      </w:hyperlink>
    </w:p>
    <w:p w:rsidR="004A5541" w:rsidRDefault="00F26409">
      <w:pPr>
        <w:pStyle w:val="30"/>
        <w:tabs>
          <w:tab w:val="right" w:leader="dot" w:pos="10204"/>
        </w:tabs>
      </w:pPr>
      <w:hyperlink w:anchor="_Toc4033" w:history="1">
        <w:r w:rsidR="00DE4E0F">
          <w:rPr>
            <w:rFonts w:asciiTheme="minorEastAsia" w:eastAsiaTheme="minorEastAsia" w:hAnsiTheme="minorEastAsia" w:hint="eastAsia"/>
          </w:rPr>
          <w:t>4.1.9 查询卡bin</w:t>
        </w:r>
        <w:r w:rsidR="00DE4E0F">
          <w:tab/>
        </w:r>
        <w:r>
          <w:fldChar w:fldCharType="begin"/>
        </w:r>
        <w:r w:rsidR="00DE4E0F">
          <w:instrText xml:space="preserve"> PAGEREF _Toc4033 </w:instrText>
        </w:r>
        <w:r>
          <w:fldChar w:fldCharType="separate"/>
        </w:r>
        <w:r w:rsidR="00DE4E0F">
          <w:t>17</w:t>
        </w:r>
        <w:r>
          <w:fldChar w:fldCharType="end"/>
        </w:r>
      </w:hyperlink>
    </w:p>
    <w:p w:rsidR="004A5541" w:rsidRDefault="00F26409">
      <w:pPr>
        <w:pStyle w:val="30"/>
        <w:tabs>
          <w:tab w:val="right" w:leader="dot" w:pos="10204"/>
        </w:tabs>
      </w:pPr>
      <w:hyperlink w:anchor="_Toc4249" w:history="1">
        <w:r w:rsidR="00DE4E0F">
          <w:rPr>
            <w:rFonts w:asciiTheme="minorEastAsia" w:eastAsiaTheme="minorEastAsia" w:hAnsiTheme="minorEastAsia" w:hint="eastAsia"/>
          </w:rPr>
          <w:t>4.1.10 请求绑定银行卡</w:t>
        </w:r>
        <w:r w:rsidR="00DE4E0F">
          <w:tab/>
        </w:r>
        <w:r>
          <w:fldChar w:fldCharType="begin"/>
        </w:r>
        <w:r w:rsidR="00DE4E0F">
          <w:instrText xml:space="preserve"> PAGEREF _Toc4249 </w:instrText>
        </w:r>
        <w:r>
          <w:fldChar w:fldCharType="separate"/>
        </w:r>
        <w:r w:rsidR="00DE4E0F">
          <w:t>17</w:t>
        </w:r>
        <w:r>
          <w:fldChar w:fldCharType="end"/>
        </w:r>
      </w:hyperlink>
    </w:p>
    <w:p w:rsidR="004A5541" w:rsidRDefault="00F26409">
      <w:pPr>
        <w:pStyle w:val="30"/>
        <w:tabs>
          <w:tab w:val="right" w:leader="dot" w:pos="10204"/>
        </w:tabs>
      </w:pPr>
      <w:hyperlink w:anchor="_Toc14210" w:history="1">
        <w:r w:rsidR="00DE4E0F">
          <w:rPr>
            <w:rFonts w:asciiTheme="minorEastAsia" w:eastAsiaTheme="minorEastAsia" w:hAnsiTheme="minorEastAsia" w:hint="eastAsia"/>
          </w:rPr>
          <w:t>4.1.11 确认绑定银行卡</w:t>
        </w:r>
        <w:r w:rsidR="00DE4E0F">
          <w:tab/>
        </w:r>
        <w:r>
          <w:fldChar w:fldCharType="begin"/>
        </w:r>
        <w:r w:rsidR="00DE4E0F">
          <w:instrText xml:space="preserve"> PAGEREF _Toc14210 </w:instrText>
        </w:r>
        <w:r>
          <w:fldChar w:fldCharType="separate"/>
        </w:r>
        <w:r w:rsidR="00DE4E0F">
          <w:t>19</w:t>
        </w:r>
        <w:r>
          <w:fldChar w:fldCharType="end"/>
        </w:r>
      </w:hyperlink>
    </w:p>
    <w:p w:rsidR="004A5541" w:rsidRDefault="00F26409">
      <w:pPr>
        <w:pStyle w:val="30"/>
        <w:tabs>
          <w:tab w:val="right" w:leader="dot" w:pos="10204"/>
        </w:tabs>
      </w:pPr>
      <w:hyperlink w:anchor="_Toc2340" w:history="1">
        <w:r w:rsidR="00DE4E0F">
          <w:rPr>
            <w:rFonts w:asciiTheme="minorEastAsia" w:eastAsiaTheme="minorEastAsia" w:hAnsiTheme="minorEastAsia" w:hint="eastAsia"/>
          </w:rPr>
          <w:t>4.1.12 查询绑定银行卡</w:t>
        </w:r>
        <w:r w:rsidR="00DE4E0F">
          <w:tab/>
        </w:r>
        <w:r>
          <w:fldChar w:fldCharType="begin"/>
        </w:r>
        <w:r w:rsidR="00DE4E0F">
          <w:instrText xml:space="preserve"> PAGEREF _Toc2340 </w:instrText>
        </w:r>
        <w:r>
          <w:fldChar w:fldCharType="separate"/>
        </w:r>
        <w:r w:rsidR="00DE4E0F">
          <w:t>20</w:t>
        </w:r>
        <w:r>
          <w:fldChar w:fldCharType="end"/>
        </w:r>
      </w:hyperlink>
    </w:p>
    <w:p w:rsidR="004A5541" w:rsidRDefault="00F26409">
      <w:pPr>
        <w:pStyle w:val="30"/>
        <w:tabs>
          <w:tab w:val="right" w:leader="dot" w:pos="10204"/>
        </w:tabs>
      </w:pPr>
      <w:hyperlink w:anchor="_Toc14615" w:history="1">
        <w:r w:rsidR="00DE4E0F">
          <w:rPr>
            <w:rFonts w:asciiTheme="minorEastAsia" w:eastAsiaTheme="minorEastAsia" w:hAnsiTheme="minorEastAsia" w:hint="eastAsia"/>
          </w:rPr>
          <w:t>4.1.13 解绑绑定银行卡</w:t>
        </w:r>
        <w:r w:rsidR="00DE4E0F">
          <w:tab/>
        </w:r>
        <w:r>
          <w:fldChar w:fldCharType="begin"/>
        </w:r>
        <w:r w:rsidR="00DE4E0F">
          <w:instrText xml:space="preserve"> PAGEREF _Toc14615 </w:instrText>
        </w:r>
        <w:r>
          <w:fldChar w:fldCharType="separate"/>
        </w:r>
        <w:r w:rsidR="00DE4E0F">
          <w:t>21</w:t>
        </w:r>
        <w:r>
          <w:fldChar w:fldCharType="end"/>
        </w:r>
      </w:hyperlink>
    </w:p>
    <w:p w:rsidR="004A5541" w:rsidRDefault="00F26409">
      <w:pPr>
        <w:pStyle w:val="30"/>
        <w:tabs>
          <w:tab w:val="right" w:leader="dot" w:pos="10204"/>
        </w:tabs>
      </w:pPr>
      <w:hyperlink w:anchor="_Toc32755" w:history="1">
        <w:r w:rsidR="00DE4E0F">
          <w:rPr>
            <w:rFonts w:asciiTheme="minorEastAsia" w:eastAsiaTheme="minorEastAsia" w:hAnsiTheme="minorEastAsia" w:hint="eastAsia"/>
          </w:rPr>
          <w:t>4.1.14 锁定用户</w:t>
        </w:r>
        <w:r w:rsidR="00DE4E0F">
          <w:tab/>
        </w:r>
        <w:r>
          <w:fldChar w:fldCharType="begin"/>
        </w:r>
        <w:r w:rsidR="00DE4E0F">
          <w:instrText xml:space="preserve"> PAGEREF _Toc32755 </w:instrText>
        </w:r>
        <w:r>
          <w:fldChar w:fldCharType="separate"/>
        </w:r>
        <w:r w:rsidR="00DE4E0F">
          <w:t>22</w:t>
        </w:r>
        <w:r>
          <w:fldChar w:fldCharType="end"/>
        </w:r>
      </w:hyperlink>
    </w:p>
    <w:p w:rsidR="004A5541" w:rsidRDefault="00F26409">
      <w:pPr>
        <w:pStyle w:val="30"/>
        <w:tabs>
          <w:tab w:val="right" w:leader="dot" w:pos="10204"/>
        </w:tabs>
      </w:pPr>
      <w:hyperlink w:anchor="_Toc25356" w:history="1">
        <w:r w:rsidR="00DE4E0F">
          <w:rPr>
            <w:rFonts w:asciiTheme="minorEastAsia" w:eastAsiaTheme="minorEastAsia" w:hAnsiTheme="minorEastAsia" w:hint="eastAsia"/>
          </w:rPr>
          <w:t>4.1.15 解锁用户</w:t>
        </w:r>
        <w:r w:rsidR="00DE4E0F">
          <w:tab/>
        </w:r>
        <w:r>
          <w:fldChar w:fldCharType="begin"/>
        </w:r>
        <w:r w:rsidR="00DE4E0F">
          <w:instrText xml:space="preserve"> PAGEREF _Toc25356 </w:instrText>
        </w:r>
        <w:r>
          <w:fldChar w:fldCharType="separate"/>
        </w:r>
        <w:r w:rsidR="00DE4E0F">
          <w:t>23</w:t>
        </w:r>
        <w:r>
          <w:fldChar w:fldCharType="end"/>
        </w:r>
      </w:hyperlink>
    </w:p>
    <w:p w:rsidR="004A5541" w:rsidRDefault="00F26409">
      <w:pPr>
        <w:pStyle w:val="30"/>
        <w:tabs>
          <w:tab w:val="right" w:leader="dot" w:pos="10204"/>
        </w:tabs>
      </w:pPr>
      <w:hyperlink w:anchor="_Toc11763" w:history="1">
        <w:r w:rsidR="00DE4E0F">
          <w:rPr>
            <w:rFonts w:asciiTheme="minorEastAsia" w:eastAsiaTheme="minorEastAsia" w:hAnsiTheme="minorEastAsia" w:hint="eastAsia"/>
          </w:rPr>
          <w:t>4.1.16 设置支付密码【银行H5交互】</w:t>
        </w:r>
        <w:r w:rsidR="00DE4E0F">
          <w:tab/>
        </w:r>
        <w:r>
          <w:fldChar w:fldCharType="begin"/>
        </w:r>
        <w:r w:rsidR="00DE4E0F">
          <w:instrText xml:space="preserve"> PAGEREF _Toc11763 </w:instrText>
        </w:r>
        <w:r>
          <w:fldChar w:fldCharType="separate"/>
        </w:r>
        <w:r w:rsidR="00DE4E0F">
          <w:t>24</w:t>
        </w:r>
        <w:r>
          <w:fldChar w:fldCharType="end"/>
        </w:r>
      </w:hyperlink>
    </w:p>
    <w:p w:rsidR="004A5541" w:rsidRDefault="00F26409">
      <w:pPr>
        <w:pStyle w:val="30"/>
        <w:tabs>
          <w:tab w:val="right" w:leader="dot" w:pos="10204"/>
        </w:tabs>
      </w:pPr>
      <w:hyperlink w:anchor="_Toc22493" w:history="1">
        <w:r w:rsidR="00DE4E0F">
          <w:rPr>
            <w:rFonts w:asciiTheme="minorEastAsia" w:eastAsiaTheme="minorEastAsia" w:hAnsiTheme="minorEastAsia" w:hint="eastAsia"/>
          </w:rPr>
          <w:t>4.1.17 修改支付密码【银行H5交互】</w:t>
        </w:r>
        <w:r w:rsidR="00DE4E0F">
          <w:tab/>
        </w:r>
        <w:r>
          <w:fldChar w:fldCharType="begin"/>
        </w:r>
        <w:r w:rsidR="00DE4E0F">
          <w:instrText xml:space="preserve"> PAGEREF _Toc22493 </w:instrText>
        </w:r>
        <w:r>
          <w:fldChar w:fldCharType="separate"/>
        </w:r>
        <w:r w:rsidR="00DE4E0F">
          <w:t>27</w:t>
        </w:r>
        <w:r>
          <w:fldChar w:fldCharType="end"/>
        </w:r>
      </w:hyperlink>
    </w:p>
    <w:p w:rsidR="004A5541" w:rsidRDefault="00F26409">
      <w:pPr>
        <w:pStyle w:val="30"/>
        <w:tabs>
          <w:tab w:val="right" w:leader="dot" w:pos="10204"/>
        </w:tabs>
      </w:pPr>
      <w:hyperlink w:anchor="_Toc17582" w:history="1">
        <w:r w:rsidR="00DE4E0F">
          <w:rPr>
            <w:rFonts w:asciiTheme="minorEastAsia" w:eastAsiaTheme="minorEastAsia" w:hAnsiTheme="minorEastAsia" w:hint="eastAsia"/>
          </w:rPr>
          <w:t>4.1.18 重置支付密码【银行H5交互】</w:t>
        </w:r>
        <w:r w:rsidR="00DE4E0F">
          <w:tab/>
        </w:r>
        <w:r>
          <w:fldChar w:fldCharType="begin"/>
        </w:r>
        <w:r w:rsidR="00DE4E0F">
          <w:instrText xml:space="preserve"> PAGEREF _Toc17582 </w:instrText>
        </w:r>
        <w:r>
          <w:fldChar w:fldCharType="separate"/>
        </w:r>
        <w:r w:rsidR="00DE4E0F">
          <w:t>28</w:t>
        </w:r>
        <w:r>
          <w:fldChar w:fldCharType="end"/>
        </w:r>
      </w:hyperlink>
    </w:p>
    <w:p w:rsidR="004A5541" w:rsidRDefault="00F26409">
      <w:pPr>
        <w:pStyle w:val="20"/>
        <w:tabs>
          <w:tab w:val="clear" w:pos="1050"/>
          <w:tab w:val="clear" w:pos="10194"/>
          <w:tab w:val="right" w:leader="dot" w:pos="10204"/>
        </w:tabs>
      </w:pPr>
      <w:hyperlink w:anchor="_Toc24379" w:history="1">
        <w:r w:rsidR="00DE4E0F">
          <w:rPr>
            <w:rFonts w:asciiTheme="minorEastAsia" w:eastAsiaTheme="minorEastAsia" w:hAnsiTheme="minorEastAsia" w:hint="eastAsia"/>
          </w:rPr>
          <w:t>4.2 订单接口</w:t>
        </w:r>
        <w:r w:rsidR="00DE4E0F">
          <w:tab/>
        </w:r>
        <w:r>
          <w:fldChar w:fldCharType="begin"/>
        </w:r>
        <w:r w:rsidR="00DE4E0F">
          <w:instrText xml:space="preserve"> PAGEREF _Toc24379 </w:instrText>
        </w:r>
        <w:r>
          <w:fldChar w:fldCharType="separate"/>
        </w:r>
        <w:r w:rsidR="00DE4E0F">
          <w:t>31</w:t>
        </w:r>
        <w:r>
          <w:fldChar w:fldCharType="end"/>
        </w:r>
      </w:hyperlink>
    </w:p>
    <w:p w:rsidR="004A5541" w:rsidRDefault="00F26409">
      <w:pPr>
        <w:pStyle w:val="30"/>
        <w:tabs>
          <w:tab w:val="right" w:leader="dot" w:pos="10204"/>
        </w:tabs>
      </w:pPr>
      <w:hyperlink w:anchor="_Toc19078" w:history="1">
        <w:r w:rsidR="00DE4E0F">
          <w:rPr>
            <w:rFonts w:asciiTheme="minorEastAsia" w:eastAsiaTheme="minorEastAsia" w:hAnsiTheme="minorEastAsia" w:hint="eastAsia"/>
            <w:szCs w:val="28"/>
          </w:rPr>
          <w:t xml:space="preserve">4.2.1 </w:t>
        </w:r>
        <w:r w:rsidR="00DE4E0F">
          <w:rPr>
            <w:rFonts w:asciiTheme="minorEastAsia" w:eastAsiaTheme="minorEastAsia" w:hAnsiTheme="minorEastAsia" w:hint="eastAsia"/>
          </w:rPr>
          <w:t>订单类接口调用说明</w:t>
        </w:r>
        <w:r w:rsidR="00DE4E0F">
          <w:tab/>
        </w:r>
        <w:r>
          <w:fldChar w:fldCharType="begin"/>
        </w:r>
        <w:r w:rsidR="00DE4E0F">
          <w:instrText xml:space="preserve"> PAGEREF _Toc19078 </w:instrText>
        </w:r>
        <w:r>
          <w:fldChar w:fldCharType="separate"/>
        </w:r>
        <w:r w:rsidR="00DE4E0F">
          <w:t>32</w:t>
        </w:r>
        <w:r>
          <w:fldChar w:fldCharType="end"/>
        </w:r>
      </w:hyperlink>
    </w:p>
    <w:p w:rsidR="004A5541" w:rsidRDefault="00F26409">
      <w:pPr>
        <w:pStyle w:val="30"/>
        <w:tabs>
          <w:tab w:val="right" w:leader="dot" w:pos="10204"/>
        </w:tabs>
      </w:pPr>
      <w:hyperlink w:anchor="_Toc32251" w:history="1">
        <w:r w:rsidR="00DE4E0F">
          <w:rPr>
            <w:rFonts w:asciiTheme="minorEastAsia" w:eastAsiaTheme="minorEastAsia" w:hAnsiTheme="minorEastAsia" w:hint="eastAsia"/>
          </w:rPr>
          <w:t>4.2.2 充值申请</w:t>
        </w:r>
        <w:r w:rsidR="00DE4E0F">
          <w:tab/>
        </w:r>
        <w:r>
          <w:fldChar w:fldCharType="begin"/>
        </w:r>
        <w:r w:rsidR="00DE4E0F">
          <w:instrText xml:space="preserve"> PAGEREF _Toc32251 </w:instrText>
        </w:r>
        <w:r>
          <w:fldChar w:fldCharType="separate"/>
        </w:r>
        <w:r w:rsidR="00DE4E0F">
          <w:t>32</w:t>
        </w:r>
        <w:r>
          <w:fldChar w:fldCharType="end"/>
        </w:r>
      </w:hyperlink>
    </w:p>
    <w:p w:rsidR="004A5541" w:rsidRDefault="00F26409">
      <w:pPr>
        <w:pStyle w:val="30"/>
        <w:tabs>
          <w:tab w:val="right" w:leader="dot" w:pos="10204"/>
        </w:tabs>
      </w:pPr>
      <w:hyperlink w:anchor="_Toc20751" w:history="1">
        <w:r w:rsidR="00DE4E0F">
          <w:rPr>
            <w:rFonts w:asciiTheme="minorEastAsia" w:eastAsiaTheme="minorEastAsia" w:hAnsiTheme="minorEastAsia" w:hint="eastAsia"/>
          </w:rPr>
          <w:t>4.2.3 提现申请</w:t>
        </w:r>
        <w:r w:rsidR="00DE4E0F">
          <w:tab/>
        </w:r>
        <w:r>
          <w:fldChar w:fldCharType="begin"/>
        </w:r>
        <w:r w:rsidR="00DE4E0F">
          <w:instrText xml:space="preserve"> PAGEREF _Toc20751 </w:instrText>
        </w:r>
        <w:r>
          <w:fldChar w:fldCharType="separate"/>
        </w:r>
        <w:r w:rsidR="00DE4E0F">
          <w:t>34</w:t>
        </w:r>
        <w:r>
          <w:fldChar w:fldCharType="end"/>
        </w:r>
      </w:hyperlink>
    </w:p>
    <w:p w:rsidR="004A5541" w:rsidRDefault="00F26409">
      <w:pPr>
        <w:pStyle w:val="30"/>
        <w:tabs>
          <w:tab w:val="right" w:leader="dot" w:pos="10204"/>
        </w:tabs>
      </w:pPr>
      <w:hyperlink w:anchor="_Toc26411" w:history="1">
        <w:r w:rsidR="00DE4E0F">
          <w:rPr>
            <w:rFonts w:asciiTheme="minorEastAsia" w:eastAsiaTheme="minorEastAsia" w:hAnsiTheme="minorEastAsia" w:hint="eastAsia"/>
          </w:rPr>
          <w:t>4.2.4 托管代收申请</w:t>
        </w:r>
        <w:r w:rsidR="00DE4E0F">
          <w:tab/>
        </w:r>
        <w:r>
          <w:fldChar w:fldCharType="begin"/>
        </w:r>
        <w:r w:rsidR="00DE4E0F">
          <w:instrText xml:space="preserve"> PAGEREF _Toc26411 </w:instrText>
        </w:r>
        <w:r>
          <w:fldChar w:fldCharType="separate"/>
        </w:r>
        <w:r w:rsidR="00DE4E0F">
          <w:t>35</w:t>
        </w:r>
        <w:r>
          <w:fldChar w:fldCharType="end"/>
        </w:r>
      </w:hyperlink>
    </w:p>
    <w:p w:rsidR="004A5541" w:rsidRDefault="00F26409">
      <w:pPr>
        <w:pStyle w:val="30"/>
        <w:tabs>
          <w:tab w:val="right" w:leader="dot" w:pos="10204"/>
        </w:tabs>
      </w:pPr>
      <w:hyperlink w:anchor="_Toc12220" w:history="1">
        <w:r w:rsidR="00DE4E0F">
          <w:rPr>
            <w:rFonts w:asciiTheme="minorEastAsia" w:eastAsiaTheme="minorEastAsia" w:hAnsiTheme="minorEastAsia" w:hint="eastAsia"/>
          </w:rPr>
          <w:t>4.2.5 单笔托管代付</w:t>
        </w:r>
        <w:r w:rsidR="00DE4E0F">
          <w:tab/>
        </w:r>
        <w:r>
          <w:fldChar w:fldCharType="begin"/>
        </w:r>
        <w:r w:rsidR="00DE4E0F">
          <w:instrText xml:space="preserve"> PAGEREF _Toc12220 </w:instrText>
        </w:r>
        <w:r>
          <w:fldChar w:fldCharType="separate"/>
        </w:r>
        <w:r w:rsidR="00DE4E0F">
          <w:t>37</w:t>
        </w:r>
        <w:r>
          <w:fldChar w:fldCharType="end"/>
        </w:r>
      </w:hyperlink>
    </w:p>
    <w:p w:rsidR="004A5541" w:rsidRDefault="00F26409">
      <w:pPr>
        <w:pStyle w:val="30"/>
        <w:tabs>
          <w:tab w:val="right" w:leader="dot" w:pos="10204"/>
        </w:tabs>
      </w:pPr>
      <w:hyperlink w:anchor="_Toc19086" w:history="1">
        <w:r w:rsidR="00DE4E0F">
          <w:rPr>
            <w:rFonts w:asciiTheme="minorEastAsia" w:eastAsiaTheme="minorEastAsia" w:hAnsiTheme="minorEastAsia" w:hint="eastAsia"/>
          </w:rPr>
          <w:t>4.2.6 批量托管代付</w:t>
        </w:r>
        <w:r w:rsidR="00DE4E0F">
          <w:tab/>
        </w:r>
        <w:r>
          <w:fldChar w:fldCharType="begin"/>
        </w:r>
        <w:r w:rsidR="00DE4E0F">
          <w:instrText xml:space="preserve"> PAGEREF _Toc19086 </w:instrText>
        </w:r>
        <w:r>
          <w:fldChar w:fldCharType="separate"/>
        </w:r>
        <w:r w:rsidR="00DE4E0F">
          <w:t>38</w:t>
        </w:r>
        <w:r>
          <w:fldChar w:fldCharType="end"/>
        </w:r>
      </w:hyperlink>
    </w:p>
    <w:p w:rsidR="004A5541" w:rsidRDefault="00F26409">
      <w:pPr>
        <w:pStyle w:val="30"/>
        <w:tabs>
          <w:tab w:val="right" w:leader="dot" w:pos="10204"/>
        </w:tabs>
      </w:pPr>
      <w:hyperlink w:anchor="_Toc7417" w:history="1">
        <w:r w:rsidR="00DE4E0F">
          <w:rPr>
            <w:rFonts w:asciiTheme="minorEastAsia" w:eastAsiaTheme="minorEastAsia" w:hAnsiTheme="minorEastAsia" w:hint="eastAsia"/>
          </w:rPr>
          <w:t>4.2.7 确认支付【后台+短信验证码验证】</w:t>
        </w:r>
        <w:r w:rsidR="00DE4E0F">
          <w:tab/>
        </w:r>
        <w:r>
          <w:fldChar w:fldCharType="begin"/>
        </w:r>
        <w:r w:rsidR="00DE4E0F">
          <w:instrText xml:space="preserve"> PAGEREF _Toc7417 </w:instrText>
        </w:r>
        <w:r>
          <w:fldChar w:fldCharType="separate"/>
        </w:r>
        <w:r w:rsidR="00DE4E0F">
          <w:t>39</w:t>
        </w:r>
        <w:r>
          <w:fldChar w:fldCharType="end"/>
        </w:r>
      </w:hyperlink>
    </w:p>
    <w:p w:rsidR="004A5541" w:rsidRDefault="00F26409">
      <w:pPr>
        <w:pStyle w:val="30"/>
        <w:tabs>
          <w:tab w:val="right" w:leader="dot" w:pos="10204"/>
        </w:tabs>
      </w:pPr>
      <w:hyperlink w:anchor="_Toc31687" w:history="1">
        <w:r w:rsidR="00DE4E0F">
          <w:rPr>
            <w:rFonts w:asciiTheme="minorEastAsia" w:eastAsiaTheme="minorEastAsia" w:hAnsiTheme="minorEastAsia" w:hint="eastAsia"/>
          </w:rPr>
          <w:t>4.2.8 确认支付【前台+短信验证码验证】</w:t>
        </w:r>
        <w:r w:rsidR="00DE4E0F">
          <w:tab/>
        </w:r>
        <w:r>
          <w:fldChar w:fldCharType="begin"/>
        </w:r>
        <w:r w:rsidR="00DE4E0F">
          <w:instrText xml:space="preserve"> PAGEREF _Toc31687 </w:instrText>
        </w:r>
        <w:r>
          <w:fldChar w:fldCharType="separate"/>
        </w:r>
        <w:r w:rsidR="00DE4E0F">
          <w:t>40</w:t>
        </w:r>
        <w:r>
          <w:fldChar w:fldCharType="end"/>
        </w:r>
      </w:hyperlink>
    </w:p>
    <w:p w:rsidR="004A5541" w:rsidRDefault="00F26409">
      <w:pPr>
        <w:pStyle w:val="30"/>
        <w:tabs>
          <w:tab w:val="right" w:leader="dot" w:pos="10204"/>
        </w:tabs>
      </w:pPr>
      <w:hyperlink w:anchor="_Toc24860" w:history="1">
        <w:r w:rsidR="00DE4E0F">
          <w:rPr>
            <w:rFonts w:asciiTheme="minorEastAsia" w:eastAsiaTheme="minorEastAsia" w:hAnsiTheme="minorEastAsia" w:hint="eastAsia"/>
          </w:rPr>
          <w:t>4.2.9 确认支付【银行H5交互+支付密码验证】</w:t>
        </w:r>
        <w:r w:rsidR="00DE4E0F">
          <w:tab/>
        </w:r>
        <w:r>
          <w:fldChar w:fldCharType="begin"/>
        </w:r>
        <w:r w:rsidR="00DE4E0F">
          <w:instrText xml:space="preserve"> PAGEREF _Toc24860 </w:instrText>
        </w:r>
        <w:r>
          <w:fldChar w:fldCharType="separate"/>
        </w:r>
        <w:r w:rsidR="00DE4E0F">
          <w:t>41</w:t>
        </w:r>
        <w:r>
          <w:fldChar w:fldCharType="end"/>
        </w:r>
      </w:hyperlink>
    </w:p>
    <w:p w:rsidR="004A5541" w:rsidRDefault="00F26409">
      <w:pPr>
        <w:pStyle w:val="30"/>
        <w:tabs>
          <w:tab w:val="right" w:leader="dot" w:pos="10204"/>
        </w:tabs>
      </w:pPr>
      <w:hyperlink w:anchor="_Toc24590" w:history="1">
        <w:r w:rsidR="00DE4E0F">
          <w:rPr>
            <w:rFonts w:asciiTheme="minorEastAsia" w:eastAsiaTheme="minorEastAsia" w:hAnsiTheme="minorEastAsia" w:hint="eastAsia"/>
          </w:rPr>
          <w:t>4.2.10 订单结果通知</w:t>
        </w:r>
        <w:r w:rsidR="00DE4E0F">
          <w:tab/>
        </w:r>
        <w:r>
          <w:fldChar w:fldCharType="begin"/>
        </w:r>
        <w:r w:rsidR="00DE4E0F">
          <w:instrText xml:space="preserve"> PAGEREF _Toc24590 </w:instrText>
        </w:r>
        <w:r>
          <w:fldChar w:fldCharType="separate"/>
        </w:r>
        <w:r w:rsidR="00DE4E0F">
          <w:t>44</w:t>
        </w:r>
        <w:r>
          <w:fldChar w:fldCharType="end"/>
        </w:r>
      </w:hyperlink>
    </w:p>
    <w:p w:rsidR="004A5541" w:rsidRDefault="00F26409">
      <w:pPr>
        <w:pStyle w:val="30"/>
        <w:tabs>
          <w:tab w:val="right" w:leader="dot" w:pos="10204"/>
        </w:tabs>
      </w:pPr>
      <w:hyperlink w:anchor="_Toc31187" w:history="1">
        <w:r w:rsidR="00DE4E0F">
          <w:rPr>
            <w:rFonts w:asciiTheme="minorEastAsia" w:eastAsiaTheme="minorEastAsia" w:hAnsiTheme="minorEastAsia" w:hint="eastAsia"/>
          </w:rPr>
          <w:t>4.2.11 标的录入</w:t>
        </w:r>
        <w:r w:rsidR="00DE4E0F">
          <w:tab/>
        </w:r>
        <w:r>
          <w:fldChar w:fldCharType="begin"/>
        </w:r>
        <w:r w:rsidR="00DE4E0F">
          <w:instrText xml:space="preserve"> PAGEREF _Toc31187 </w:instrText>
        </w:r>
        <w:r>
          <w:fldChar w:fldCharType="separate"/>
        </w:r>
        <w:r w:rsidR="00DE4E0F">
          <w:t>45</w:t>
        </w:r>
        <w:r>
          <w:fldChar w:fldCharType="end"/>
        </w:r>
      </w:hyperlink>
    </w:p>
    <w:p w:rsidR="004A5541" w:rsidRDefault="00F26409">
      <w:pPr>
        <w:pStyle w:val="30"/>
        <w:tabs>
          <w:tab w:val="right" w:leader="dot" w:pos="10204"/>
        </w:tabs>
      </w:pPr>
      <w:hyperlink w:anchor="_Toc15976" w:history="1">
        <w:r w:rsidR="00DE4E0F">
          <w:rPr>
            <w:rFonts w:asciiTheme="minorEastAsia" w:eastAsiaTheme="minorEastAsia" w:hAnsiTheme="minorEastAsia" w:hint="eastAsia"/>
          </w:rPr>
          <w:t>4.2.12 查询、修改标的</w:t>
        </w:r>
        <w:r w:rsidR="00DE4E0F">
          <w:tab/>
        </w:r>
        <w:r>
          <w:fldChar w:fldCharType="begin"/>
        </w:r>
        <w:r w:rsidR="00DE4E0F">
          <w:instrText xml:space="preserve"> PAGEREF _Toc15976 </w:instrText>
        </w:r>
        <w:r>
          <w:fldChar w:fldCharType="separate"/>
        </w:r>
        <w:r w:rsidR="00DE4E0F">
          <w:t>46</w:t>
        </w:r>
        <w:r>
          <w:fldChar w:fldCharType="end"/>
        </w:r>
      </w:hyperlink>
    </w:p>
    <w:p w:rsidR="004A5541" w:rsidRDefault="00F26409">
      <w:pPr>
        <w:pStyle w:val="30"/>
        <w:tabs>
          <w:tab w:val="right" w:leader="dot" w:pos="10204"/>
        </w:tabs>
      </w:pPr>
      <w:hyperlink w:anchor="_Toc31217" w:history="1">
        <w:r w:rsidR="00DE4E0F">
          <w:rPr>
            <w:rFonts w:asciiTheme="minorEastAsia" w:eastAsiaTheme="minorEastAsia" w:hAnsiTheme="minorEastAsia" w:hint="eastAsia"/>
          </w:rPr>
          <w:t>4.2.13 冻结金额</w:t>
        </w:r>
        <w:r w:rsidR="00DE4E0F">
          <w:tab/>
        </w:r>
        <w:r>
          <w:fldChar w:fldCharType="begin"/>
        </w:r>
        <w:r w:rsidR="00DE4E0F">
          <w:instrText xml:space="preserve"> PAGEREF _Toc31217 </w:instrText>
        </w:r>
        <w:r>
          <w:fldChar w:fldCharType="separate"/>
        </w:r>
        <w:r w:rsidR="00DE4E0F">
          <w:t>47</w:t>
        </w:r>
        <w:r>
          <w:fldChar w:fldCharType="end"/>
        </w:r>
      </w:hyperlink>
    </w:p>
    <w:p w:rsidR="004A5541" w:rsidRDefault="00F26409">
      <w:pPr>
        <w:pStyle w:val="30"/>
        <w:tabs>
          <w:tab w:val="right" w:leader="dot" w:pos="10204"/>
        </w:tabs>
      </w:pPr>
      <w:hyperlink w:anchor="_Toc11952" w:history="1">
        <w:r w:rsidR="00DE4E0F">
          <w:rPr>
            <w:rFonts w:asciiTheme="minorEastAsia" w:eastAsiaTheme="minorEastAsia" w:hAnsiTheme="minorEastAsia" w:hint="eastAsia"/>
          </w:rPr>
          <w:t>4.2.14 解冻金额</w:t>
        </w:r>
        <w:r w:rsidR="00DE4E0F">
          <w:tab/>
        </w:r>
        <w:r>
          <w:fldChar w:fldCharType="begin"/>
        </w:r>
        <w:r w:rsidR="00DE4E0F">
          <w:instrText xml:space="preserve"> PAGEREF _Toc11952 </w:instrText>
        </w:r>
        <w:r>
          <w:fldChar w:fldCharType="separate"/>
        </w:r>
        <w:r w:rsidR="00DE4E0F">
          <w:t>48</w:t>
        </w:r>
        <w:r>
          <w:fldChar w:fldCharType="end"/>
        </w:r>
      </w:hyperlink>
    </w:p>
    <w:p w:rsidR="004A5541" w:rsidRDefault="00F26409">
      <w:pPr>
        <w:pStyle w:val="30"/>
        <w:tabs>
          <w:tab w:val="right" w:leader="dot" w:pos="10204"/>
        </w:tabs>
      </w:pPr>
      <w:hyperlink w:anchor="_Toc4304" w:history="1">
        <w:r w:rsidR="00DE4E0F">
          <w:rPr>
            <w:rFonts w:asciiTheme="minorEastAsia" w:eastAsiaTheme="minorEastAsia" w:hAnsiTheme="minorEastAsia" w:hint="eastAsia"/>
          </w:rPr>
          <w:t>4.2.15 流标退款/投标撤销</w:t>
        </w:r>
        <w:r w:rsidR="00DE4E0F">
          <w:tab/>
        </w:r>
        <w:r>
          <w:fldChar w:fldCharType="begin"/>
        </w:r>
        <w:r w:rsidR="00DE4E0F">
          <w:instrText xml:space="preserve"> PAGEREF _Toc4304 </w:instrText>
        </w:r>
        <w:r>
          <w:fldChar w:fldCharType="separate"/>
        </w:r>
        <w:r w:rsidR="00DE4E0F">
          <w:t>49</w:t>
        </w:r>
        <w:r>
          <w:fldChar w:fldCharType="end"/>
        </w:r>
      </w:hyperlink>
    </w:p>
    <w:p w:rsidR="004A5541" w:rsidRDefault="00F26409">
      <w:pPr>
        <w:pStyle w:val="30"/>
        <w:tabs>
          <w:tab w:val="right" w:leader="dot" w:pos="10204"/>
        </w:tabs>
      </w:pPr>
      <w:hyperlink w:anchor="_Toc1538" w:history="1">
        <w:r w:rsidR="00DE4E0F">
          <w:rPr>
            <w:rFonts w:asciiTheme="minorEastAsia" w:eastAsiaTheme="minorEastAsia" w:hAnsiTheme="minorEastAsia" w:hint="eastAsia"/>
          </w:rPr>
          <w:t>4.2.16 平台转账</w:t>
        </w:r>
        <w:r w:rsidR="00DE4E0F">
          <w:tab/>
        </w:r>
        <w:r>
          <w:fldChar w:fldCharType="begin"/>
        </w:r>
        <w:r w:rsidR="00DE4E0F">
          <w:instrText xml:space="preserve"> PAGEREF _Toc1538 </w:instrText>
        </w:r>
        <w:r>
          <w:fldChar w:fldCharType="separate"/>
        </w:r>
        <w:r w:rsidR="00DE4E0F">
          <w:t>50</w:t>
        </w:r>
        <w:r>
          <w:fldChar w:fldCharType="end"/>
        </w:r>
      </w:hyperlink>
    </w:p>
    <w:p w:rsidR="004A5541" w:rsidRDefault="00F26409">
      <w:pPr>
        <w:pStyle w:val="30"/>
        <w:tabs>
          <w:tab w:val="right" w:leader="dot" w:pos="10204"/>
        </w:tabs>
      </w:pPr>
      <w:hyperlink w:anchor="_Toc15783" w:history="1">
        <w:r w:rsidR="00DE4E0F">
          <w:rPr>
            <w:rFonts w:asciiTheme="minorEastAsia" w:eastAsiaTheme="minorEastAsia" w:hAnsiTheme="minorEastAsia" w:hint="eastAsia"/>
          </w:rPr>
          <w:t>4.2.17 查询余额</w:t>
        </w:r>
        <w:r w:rsidR="00DE4E0F">
          <w:tab/>
        </w:r>
        <w:r>
          <w:fldChar w:fldCharType="begin"/>
        </w:r>
        <w:r w:rsidR="00DE4E0F">
          <w:instrText xml:space="preserve"> PAGEREF _Toc15783 </w:instrText>
        </w:r>
        <w:r>
          <w:fldChar w:fldCharType="separate"/>
        </w:r>
        <w:r w:rsidR="00DE4E0F">
          <w:t>51</w:t>
        </w:r>
        <w:r>
          <w:fldChar w:fldCharType="end"/>
        </w:r>
      </w:hyperlink>
    </w:p>
    <w:p w:rsidR="004A5541" w:rsidRDefault="00F26409">
      <w:pPr>
        <w:pStyle w:val="30"/>
        <w:tabs>
          <w:tab w:val="right" w:leader="dot" w:pos="10204"/>
        </w:tabs>
      </w:pPr>
      <w:hyperlink w:anchor="_Toc21305" w:history="1">
        <w:r w:rsidR="00DE4E0F">
          <w:rPr>
            <w:rFonts w:asciiTheme="minorEastAsia" w:eastAsiaTheme="minorEastAsia" w:hAnsiTheme="minorEastAsia" w:hint="eastAsia"/>
          </w:rPr>
          <w:t>4.2.18 查询账户收支明细</w:t>
        </w:r>
        <w:r w:rsidR="00DE4E0F">
          <w:tab/>
        </w:r>
        <w:r>
          <w:fldChar w:fldCharType="begin"/>
        </w:r>
        <w:r w:rsidR="00DE4E0F">
          <w:instrText xml:space="preserve"> PAGEREF _Toc21305 </w:instrText>
        </w:r>
        <w:r>
          <w:fldChar w:fldCharType="separate"/>
        </w:r>
        <w:r w:rsidR="00DE4E0F">
          <w:t>52</w:t>
        </w:r>
        <w:r>
          <w:fldChar w:fldCharType="end"/>
        </w:r>
      </w:hyperlink>
    </w:p>
    <w:p w:rsidR="004A5541" w:rsidRDefault="00F26409">
      <w:pPr>
        <w:pStyle w:val="30"/>
        <w:tabs>
          <w:tab w:val="right" w:leader="dot" w:pos="10204"/>
        </w:tabs>
      </w:pPr>
      <w:hyperlink w:anchor="_Toc5748" w:history="1">
        <w:r w:rsidR="00DE4E0F">
          <w:rPr>
            <w:rFonts w:asciiTheme="minorEastAsia" w:eastAsiaTheme="minorEastAsia" w:hAnsiTheme="minorEastAsia" w:hint="eastAsia"/>
          </w:rPr>
          <w:t>4.2.19 查询订单状态</w:t>
        </w:r>
        <w:r w:rsidR="00DE4E0F">
          <w:tab/>
        </w:r>
        <w:r>
          <w:fldChar w:fldCharType="begin"/>
        </w:r>
        <w:r w:rsidR="00DE4E0F">
          <w:instrText xml:space="preserve"> PAGEREF _Toc5748 </w:instrText>
        </w:r>
        <w:r>
          <w:fldChar w:fldCharType="separate"/>
        </w:r>
        <w:r w:rsidR="00DE4E0F">
          <w:t>53</w:t>
        </w:r>
        <w:r>
          <w:fldChar w:fldCharType="end"/>
        </w:r>
      </w:hyperlink>
    </w:p>
    <w:p w:rsidR="004A5541" w:rsidRDefault="00F26409">
      <w:pPr>
        <w:pStyle w:val="30"/>
        <w:tabs>
          <w:tab w:val="right" w:leader="dot" w:pos="10204"/>
        </w:tabs>
      </w:pPr>
      <w:hyperlink w:anchor="_Toc21664" w:history="1">
        <w:r w:rsidR="00DE4E0F">
          <w:rPr>
            <w:rFonts w:asciiTheme="minorEastAsia" w:eastAsiaTheme="minorEastAsia" w:hAnsiTheme="minorEastAsia" w:hint="eastAsia"/>
          </w:rPr>
          <w:t>4.2.20 自动投标授权接口【银行H5交互】</w:t>
        </w:r>
        <w:r w:rsidR="00DE4E0F">
          <w:tab/>
        </w:r>
        <w:r>
          <w:fldChar w:fldCharType="begin"/>
        </w:r>
        <w:r w:rsidR="00DE4E0F">
          <w:instrText xml:space="preserve"> PAGEREF _Toc21664 </w:instrText>
        </w:r>
        <w:r>
          <w:fldChar w:fldCharType="separate"/>
        </w:r>
        <w:r w:rsidR="00DE4E0F">
          <w:t>54</w:t>
        </w:r>
        <w:r>
          <w:fldChar w:fldCharType="end"/>
        </w:r>
      </w:hyperlink>
    </w:p>
    <w:p w:rsidR="004A5541" w:rsidRDefault="00F26409">
      <w:pPr>
        <w:pStyle w:val="30"/>
        <w:tabs>
          <w:tab w:val="right" w:leader="dot" w:pos="10204"/>
        </w:tabs>
      </w:pPr>
      <w:hyperlink w:anchor="_Toc1911" w:history="1">
        <w:r w:rsidR="00DE4E0F">
          <w:rPr>
            <w:rFonts w:asciiTheme="minorEastAsia" w:eastAsiaTheme="minorEastAsia" w:hAnsiTheme="minorEastAsia" w:hint="eastAsia"/>
          </w:rPr>
          <w:t>4.2.21 自动投标授权撤销【银行H5交互】</w:t>
        </w:r>
        <w:r w:rsidR="00DE4E0F">
          <w:tab/>
        </w:r>
        <w:r>
          <w:fldChar w:fldCharType="begin"/>
        </w:r>
        <w:r w:rsidR="00DE4E0F">
          <w:instrText xml:space="preserve"> PAGEREF _Toc1911 </w:instrText>
        </w:r>
        <w:r>
          <w:fldChar w:fldCharType="separate"/>
        </w:r>
        <w:r w:rsidR="00DE4E0F">
          <w:t>56</w:t>
        </w:r>
        <w:r>
          <w:fldChar w:fldCharType="end"/>
        </w:r>
      </w:hyperlink>
    </w:p>
    <w:p w:rsidR="004A5541" w:rsidRDefault="00F26409">
      <w:pPr>
        <w:pStyle w:val="30"/>
        <w:tabs>
          <w:tab w:val="right" w:leader="dot" w:pos="10204"/>
        </w:tabs>
      </w:pPr>
      <w:hyperlink w:anchor="_Toc22544" w:history="1">
        <w:r w:rsidR="00DE4E0F">
          <w:rPr>
            <w:rFonts w:asciiTheme="minorEastAsia" w:eastAsiaTheme="minorEastAsia" w:hAnsiTheme="minorEastAsia" w:hint="eastAsia"/>
          </w:rPr>
          <w:t>4.2.22 转让人债权转让申请【银行H5交互】</w:t>
        </w:r>
        <w:r w:rsidR="00DE4E0F">
          <w:tab/>
        </w:r>
        <w:r>
          <w:fldChar w:fldCharType="begin"/>
        </w:r>
        <w:r w:rsidR="00DE4E0F">
          <w:instrText xml:space="preserve"> PAGEREF _Toc22544 </w:instrText>
        </w:r>
        <w:r>
          <w:fldChar w:fldCharType="separate"/>
        </w:r>
        <w:r w:rsidR="00DE4E0F">
          <w:t>59</w:t>
        </w:r>
        <w:r>
          <w:fldChar w:fldCharType="end"/>
        </w:r>
      </w:hyperlink>
    </w:p>
    <w:p w:rsidR="004A5541" w:rsidRDefault="00F26409">
      <w:pPr>
        <w:pStyle w:val="30"/>
        <w:tabs>
          <w:tab w:val="right" w:leader="dot" w:pos="10204"/>
        </w:tabs>
      </w:pPr>
      <w:hyperlink w:anchor="_Toc22356" w:history="1">
        <w:r w:rsidR="00DE4E0F">
          <w:rPr>
            <w:rFonts w:asciiTheme="minorEastAsia" w:eastAsiaTheme="minorEastAsia" w:hAnsiTheme="minorEastAsia" w:hint="eastAsia"/>
          </w:rPr>
          <w:t>4.2.23 转让人债权转让申请取消【银行H5交互】</w:t>
        </w:r>
        <w:r w:rsidR="00DE4E0F">
          <w:tab/>
        </w:r>
        <w:r>
          <w:fldChar w:fldCharType="begin"/>
        </w:r>
        <w:r w:rsidR="00DE4E0F">
          <w:instrText xml:space="preserve"> PAGEREF _Toc22356 </w:instrText>
        </w:r>
        <w:r>
          <w:fldChar w:fldCharType="separate"/>
        </w:r>
        <w:r w:rsidR="00DE4E0F">
          <w:t>62</w:t>
        </w:r>
        <w:r>
          <w:fldChar w:fldCharType="end"/>
        </w:r>
      </w:hyperlink>
    </w:p>
    <w:p w:rsidR="004A5541" w:rsidRDefault="00F26409">
      <w:pPr>
        <w:pStyle w:val="30"/>
        <w:tabs>
          <w:tab w:val="right" w:leader="dot" w:pos="10204"/>
        </w:tabs>
      </w:pPr>
      <w:hyperlink w:anchor="_Toc16653" w:history="1">
        <w:r w:rsidR="00DE4E0F">
          <w:rPr>
            <w:rFonts w:asciiTheme="minorEastAsia" w:eastAsiaTheme="minorEastAsia" w:hAnsiTheme="minorEastAsia" w:hint="eastAsia"/>
          </w:rPr>
          <w:t>4.2.24 受让人发起债权投资【银行H5交互】</w:t>
        </w:r>
        <w:r w:rsidR="00DE4E0F">
          <w:tab/>
        </w:r>
        <w:r>
          <w:fldChar w:fldCharType="begin"/>
        </w:r>
        <w:r w:rsidR="00DE4E0F">
          <w:instrText xml:space="preserve"> PAGEREF _Toc16653 </w:instrText>
        </w:r>
        <w:r>
          <w:fldChar w:fldCharType="separate"/>
        </w:r>
        <w:r w:rsidR="00DE4E0F">
          <w:t>65</w:t>
        </w:r>
        <w:r>
          <w:fldChar w:fldCharType="end"/>
        </w:r>
      </w:hyperlink>
    </w:p>
    <w:p w:rsidR="004A5541" w:rsidRDefault="00F26409">
      <w:pPr>
        <w:pStyle w:val="30"/>
        <w:tabs>
          <w:tab w:val="right" w:leader="dot" w:pos="10204"/>
        </w:tabs>
      </w:pPr>
      <w:hyperlink w:anchor="_Toc23879" w:history="1">
        <w:r w:rsidR="00DE4E0F">
          <w:rPr>
            <w:rFonts w:asciiTheme="minorEastAsia" w:eastAsiaTheme="minorEastAsia" w:hAnsiTheme="minorEastAsia" w:hint="eastAsia"/>
          </w:rPr>
          <w:t>4.2.25 托管代收申请（无验证）</w:t>
        </w:r>
        <w:r w:rsidR="00DE4E0F">
          <w:tab/>
        </w:r>
        <w:r>
          <w:fldChar w:fldCharType="begin"/>
        </w:r>
        <w:r w:rsidR="00DE4E0F">
          <w:instrText xml:space="preserve"> PAGEREF _Toc23879 </w:instrText>
        </w:r>
        <w:r>
          <w:fldChar w:fldCharType="separate"/>
        </w:r>
        <w:r w:rsidR="00DE4E0F">
          <w:t>68</w:t>
        </w:r>
        <w:r>
          <w:fldChar w:fldCharType="end"/>
        </w:r>
      </w:hyperlink>
    </w:p>
    <w:p w:rsidR="004A5541" w:rsidRDefault="00F26409">
      <w:pPr>
        <w:pStyle w:val="20"/>
        <w:tabs>
          <w:tab w:val="clear" w:pos="1050"/>
          <w:tab w:val="clear" w:pos="10194"/>
          <w:tab w:val="right" w:leader="dot" w:pos="10204"/>
        </w:tabs>
      </w:pPr>
      <w:hyperlink w:anchor="_Toc3224" w:history="1">
        <w:r w:rsidR="00DE4E0F">
          <w:rPr>
            <w:rFonts w:asciiTheme="minorEastAsia" w:eastAsiaTheme="minorEastAsia" w:hAnsiTheme="minorEastAsia" w:hint="eastAsia"/>
          </w:rPr>
          <w:t>4.3 其它辅助类接口</w:t>
        </w:r>
        <w:r w:rsidR="00DE4E0F">
          <w:tab/>
        </w:r>
        <w:r>
          <w:fldChar w:fldCharType="begin"/>
        </w:r>
        <w:r w:rsidR="00DE4E0F">
          <w:instrText xml:space="preserve"> PAGEREF _Toc3224 </w:instrText>
        </w:r>
        <w:r>
          <w:fldChar w:fldCharType="separate"/>
        </w:r>
        <w:r w:rsidR="00DE4E0F">
          <w:t>70</w:t>
        </w:r>
        <w:r>
          <w:fldChar w:fldCharType="end"/>
        </w:r>
      </w:hyperlink>
    </w:p>
    <w:p w:rsidR="004A5541" w:rsidRDefault="00F26409">
      <w:pPr>
        <w:pStyle w:val="30"/>
        <w:tabs>
          <w:tab w:val="right" w:leader="dot" w:pos="10204"/>
        </w:tabs>
      </w:pPr>
      <w:hyperlink w:anchor="_Toc541" w:history="1">
        <w:r w:rsidR="00DE4E0F">
          <w:rPr>
            <w:rFonts w:asciiTheme="minorEastAsia" w:eastAsiaTheme="minorEastAsia" w:hAnsiTheme="minorEastAsia" w:hint="eastAsia"/>
          </w:rPr>
          <w:t>4.3.1 通联通头寸查询</w:t>
        </w:r>
        <w:r w:rsidR="00DE4E0F">
          <w:tab/>
        </w:r>
        <w:r>
          <w:fldChar w:fldCharType="begin"/>
        </w:r>
        <w:r w:rsidR="00DE4E0F">
          <w:instrText xml:space="preserve"> PAGEREF _Toc541 </w:instrText>
        </w:r>
        <w:r>
          <w:fldChar w:fldCharType="separate"/>
        </w:r>
        <w:r w:rsidR="00DE4E0F">
          <w:t>70</w:t>
        </w:r>
        <w:r>
          <w:fldChar w:fldCharType="end"/>
        </w:r>
      </w:hyperlink>
    </w:p>
    <w:p w:rsidR="004A5541" w:rsidRDefault="00F26409">
      <w:pPr>
        <w:pStyle w:val="30"/>
        <w:tabs>
          <w:tab w:val="right" w:leader="dot" w:pos="10204"/>
        </w:tabs>
      </w:pPr>
      <w:hyperlink w:anchor="_Toc10452" w:history="1">
        <w:r w:rsidR="00DE4E0F">
          <w:rPr>
            <w:rFonts w:asciiTheme="minorEastAsia" w:eastAsiaTheme="minorEastAsia" w:hAnsiTheme="minorEastAsia" w:hint="eastAsia"/>
          </w:rPr>
          <w:t>4.3.2 商户集合对账下载</w:t>
        </w:r>
        <w:r w:rsidR="00DE4E0F">
          <w:tab/>
        </w:r>
        <w:r>
          <w:fldChar w:fldCharType="begin"/>
        </w:r>
        <w:r w:rsidR="00DE4E0F">
          <w:instrText xml:space="preserve"> PAGEREF _Toc10452 </w:instrText>
        </w:r>
        <w:r>
          <w:fldChar w:fldCharType="separate"/>
        </w:r>
        <w:r w:rsidR="00DE4E0F">
          <w:t>71</w:t>
        </w:r>
        <w:r>
          <w:fldChar w:fldCharType="end"/>
        </w:r>
      </w:hyperlink>
    </w:p>
    <w:p w:rsidR="004A5541" w:rsidRDefault="00F26409">
      <w:pPr>
        <w:pStyle w:val="10"/>
        <w:tabs>
          <w:tab w:val="right" w:leader="dot" w:pos="10204"/>
        </w:tabs>
      </w:pPr>
      <w:hyperlink w:anchor="_Toc10699" w:history="1">
        <w:r w:rsidR="00DE4E0F">
          <w:rPr>
            <w:rFonts w:asciiTheme="minorEastAsia" w:eastAsiaTheme="minorEastAsia" w:hAnsiTheme="minorEastAsia" w:hint="eastAsia"/>
          </w:rPr>
          <w:t>5. 字段详细说明</w:t>
        </w:r>
        <w:r w:rsidR="00DE4E0F">
          <w:tab/>
        </w:r>
        <w:r>
          <w:fldChar w:fldCharType="begin"/>
        </w:r>
        <w:r w:rsidR="00DE4E0F">
          <w:instrText xml:space="preserve"> PAGEREF _Toc10699 </w:instrText>
        </w:r>
        <w:r>
          <w:fldChar w:fldCharType="separate"/>
        </w:r>
        <w:r w:rsidR="00DE4E0F">
          <w:t>72</w:t>
        </w:r>
        <w:r>
          <w:fldChar w:fldCharType="end"/>
        </w:r>
      </w:hyperlink>
    </w:p>
    <w:p w:rsidR="004A5541" w:rsidRDefault="00F26409">
      <w:pPr>
        <w:pStyle w:val="20"/>
        <w:tabs>
          <w:tab w:val="clear" w:pos="1050"/>
          <w:tab w:val="clear" w:pos="10194"/>
          <w:tab w:val="right" w:leader="dot" w:pos="10204"/>
        </w:tabs>
      </w:pPr>
      <w:hyperlink w:anchor="_Toc26300" w:history="1">
        <w:r w:rsidR="00DE4E0F">
          <w:rPr>
            <w:rFonts w:asciiTheme="minorEastAsia" w:eastAsiaTheme="minorEastAsia" w:hAnsiTheme="minorEastAsia" w:hint="eastAsia"/>
          </w:rPr>
          <w:t>5.1 卡bin信息</w:t>
        </w:r>
        <w:r w:rsidR="00DE4E0F">
          <w:tab/>
        </w:r>
        <w:r>
          <w:fldChar w:fldCharType="begin"/>
        </w:r>
        <w:r w:rsidR="00DE4E0F">
          <w:instrText xml:space="preserve"> PAGEREF _Toc26300 </w:instrText>
        </w:r>
        <w:r>
          <w:fldChar w:fldCharType="separate"/>
        </w:r>
        <w:r w:rsidR="00DE4E0F">
          <w:t>72</w:t>
        </w:r>
        <w:r>
          <w:fldChar w:fldCharType="end"/>
        </w:r>
      </w:hyperlink>
    </w:p>
    <w:p w:rsidR="004A5541" w:rsidRDefault="00F26409">
      <w:pPr>
        <w:pStyle w:val="20"/>
        <w:tabs>
          <w:tab w:val="clear" w:pos="1050"/>
          <w:tab w:val="clear" w:pos="10194"/>
          <w:tab w:val="right" w:leader="dot" w:pos="10204"/>
        </w:tabs>
      </w:pPr>
      <w:hyperlink w:anchor="_Toc21207" w:history="1">
        <w:r w:rsidR="00DE4E0F">
          <w:rPr>
            <w:rFonts w:asciiTheme="minorEastAsia" w:eastAsiaTheme="minorEastAsia" w:hAnsiTheme="minorEastAsia" w:hint="eastAsia"/>
          </w:rPr>
          <w:t>5.2 支付方式</w:t>
        </w:r>
        <w:r w:rsidR="00DE4E0F">
          <w:tab/>
        </w:r>
        <w:r>
          <w:fldChar w:fldCharType="begin"/>
        </w:r>
        <w:r w:rsidR="00DE4E0F">
          <w:instrText xml:space="preserve"> PAGEREF _Toc21207 </w:instrText>
        </w:r>
        <w:r>
          <w:fldChar w:fldCharType="separate"/>
        </w:r>
        <w:r w:rsidR="00DE4E0F">
          <w:t>72</w:t>
        </w:r>
        <w:r>
          <w:fldChar w:fldCharType="end"/>
        </w:r>
      </w:hyperlink>
    </w:p>
    <w:p w:rsidR="004A5541" w:rsidRDefault="00F26409">
      <w:pPr>
        <w:pStyle w:val="20"/>
        <w:tabs>
          <w:tab w:val="clear" w:pos="1050"/>
          <w:tab w:val="clear" w:pos="10194"/>
          <w:tab w:val="right" w:leader="dot" w:pos="10204"/>
        </w:tabs>
      </w:pPr>
      <w:hyperlink w:anchor="_Toc15979" w:history="1">
        <w:r w:rsidR="00DE4E0F">
          <w:rPr>
            <w:rFonts w:asciiTheme="minorEastAsia" w:eastAsiaTheme="minorEastAsia" w:hAnsiTheme="minorEastAsia" w:hint="eastAsia"/>
          </w:rPr>
          <w:t>5.3 分账规则</w:t>
        </w:r>
        <w:r w:rsidR="00DE4E0F">
          <w:tab/>
        </w:r>
        <w:r>
          <w:fldChar w:fldCharType="begin"/>
        </w:r>
        <w:r w:rsidR="00DE4E0F">
          <w:instrText xml:space="preserve"> PAGEREF _Toc15979 </w:instrText>
        </w:r>
        <w:r>
          <w:fldChar w:fldCharType="separate"/>
        </w:r>
        <w:r w:rsidR="00DE4E0F">
          <w:t>74</w:t>
        </w:r>
        <w:r>
          <w:fldChar w:fldCharType="end"/>
        </w:r>
      </w:hyperlink>
    </w:p>
    <w:p w:rsidR="004A5541" w:rsidRDefault="00F26409">
      <w:pPr>
        <w:pStyle w:val="20"/>
        <w:tabs>
          <w:tab w:val="clear" w:pos="1050"/>
          <w:tab w:val="clear" w:pos="10194"/>
          <w:tab w:val="right" w:leader="dot" w:pos="10204"/>
        </w:tabs>
      </w:pPr>
      <w:hyperlink w:anchor="_Toc25073" w:history="1">
        <w:r w:rsidR="00DE4E0F">
          <w:rPr>
            <w:rFonts w:asciiTheme="minorEastAsia" w:eastAsiaTheme="minorEastAsia" w:hAnsiTheme="minorEastAsia" w:hint="eastAsia"/>
          </w:rPr>
          <w:t>5.4 标的参数</w:t>
        </w:r>
        <w:r w:rsidR="00DE4E0F">
          <w:tab/>
        </w:r>
        <w:r>
          <w:fldChar w:fldCharType="begin"/>
        </w:r>
        <w:r w:rsidR="00DE4E0F">
          <w:instrText xml:space="preserve"> PAGEREF _Toc25073 </w:instrText>
        </w:r>
        <w:r>
          <w:fldChar w:fldCharType="separate"/>
        </w:r>
        <w:r w:rsidR="00DE4E0F">
          <w:t>76</w:t>
        </w:r>
        <w:r>
          <w:fldChar w:fldCharType="end"/>
        </w:r>
      </w:hyperlink>
    </w:p>
    <w:p w:rsidR="004A5541" w:rsidRDefault="00F26409">
      <w:pPr>
        <w:pStyle w:val="20"/>
        <w:tabs>
          <w:tab w:val="clear" w:pos="1050"/>
          <w:tab w:val="clear" w:pos="10194"/>
          <w:tab w:val="right" w:leader="dot" w:pos="10204"/>
        </w:tabs>
      </w:pPr>
      <w:hyperlink w:anchor="_Toc8908" w:history="1">
        <w:r w:rsidR="00DE4E0F">
          <w:rPr>
            <w:rFonts w:asciiTheme="minorEastAsia" w:eastAsiaTheme="minorEastAsia" w:hAnsiTheme="minorEastAsia" w:hint="eastAsia"/>
          </w:rPr>
          <w:t>5.5 企业基本信息（设置）</w:t>
        </w:r>
        <w:r w:rsidR="00DE4E0F">
          <w:tab/>
        </w:r>
        <w:r>
          <w:fldChar w:fldCharType="begin"/>
        </w:r>
        <w:r w:rsidR="00DE4E0F">
          <w:instrText xml:space="preserve"> PAGEREF _Toc8908 </w:instrText>
        </w:r>
        <w:r>
          <w:fldChar w:fldCharType="separate"/>
        </w:r>
        <w:r w:rsidR="00DE4E0F">
          <w:t>76</w:t>
        </w:r>
        <w:r>
          <w:fldChar w:fldCharType="end"/>
        </w:r>
      </w:hyperlink>
    </w:p>
    <w:p w:rsidR="004A5541" w:rsidRDefault="00F26409">
      <w:pPr>
        <w:pStyle w:val="20"/>
        <w:tabs>
          <w:tab w:val="clear" w:pos="1050"/>
          <w:tab w:val="clear" w:pos="10194"/>
          <w:tab w:val="right" w:leader="dot" w:pos="10204"/>
        </w:tabs>
      </w:pPr>
      <w:hyperlink w:anchor="_Toc875" w:history="1">
        <w:r w:rsidR="00DE4E0F">
          <w:rPr>
            <w:rFonts w:asciiTheme="minorEastAsia" w:eastAsiaTheme="minorEastAsia" w:hAnsiTheme="minorEastAsia" w:hint="eastAsia"/>
          </w:rPr>
          <w:t>5.6 企业基本信息（获取）</w:t>
        </w:r>
        <w:r w:rsidR="00DE4E0F">
          <w:tab/>
        </w:r>
        <w:r>
          <w:fldChar w:fldCharType="begin"/>
        </w:r>
        <w:r w:rsidR="00DE4E0F">
          <w:instrText xml:space="preserve"> PAGEREF _Toc875 </w:instrText>
        </w:r>
        <w:r>
          <w:fldChar w:fldCharType="separate"/>
        </w:r>
        <w:r w:rsidR="00DE4E0F">
          <w:t>77</w:t>
        </w:r>
        <w:r>
          <w:fldChar w:fldCharType="end"/>
        </w:r>
      </w:hyperlink>
    </w:p>
    <w:p w:rsidR="004A5541" w:rsidRDefault="00F26409">
      <w:pPr>
        <w:pStyle w:val="20"/>
        <w:tabs>
          <w:tab w:val="clear" w:pos="1050"/>
          <w:tab w:val="clear" w:pos="10194"/>
          <w:tab w:val="right" w:leader="dot" w:pos="10204"/>
        </w:tabs>
      </w:pPr>
      <w:hyperlink w:anchor="_Toc18348" w:history="1">
        <w:r w:rsidR="00DE4E0F">
          <w:rPr>
            <w:rFonts w:asciiTheme="minorEastAsia" w:eastAsiaTheme="minorEastAsia" w:hAnsiTheme="minorEastAsia" w:hint="eastAsia"/>
          </w:rPr>
          <w:t>5.7 个人基本信息（设置）</w:t>
        </w:r>
        <w:r w:rsidR="00DE4E0F">
          <w:tab/>
        </w:r>
        <w:r>
          <w:fldChar w:fldCharType="begin"/>
        </w:r>
        <w:r w:rsidR="00DE4E0F">
          <w:instrText xml:space="preserve"> PAGEREF _Toc18348 </w:instrText>
        </w:r>
        <w:r>
          <w:fldChar w:fldCharType="separate"/>
        </w:r>
        <w:r w:rsidR="00DE4E0F">
          <w:t>77</w:t>
        </w:r>
        <w:r>
          <w:fldChar w:fldCharType="end"/>
        </w:r>
      </w:hyperlink>
    </w:p>
    <w:p w:rsidR="004A5541" w:rsidRDefault="00F26409">
      <w:pPr>
        <w:pStyle w:val="20"/>
        <w:tabs>
          <w:tab w:val="clear" w:pos="1050"/>
          <w:tab w:val="clear" w:pos="10194"/>
          <w:tab w:val="right" w:leader="dot" w:pos="10204"/>
        </w:tabs>
      </w:pPr>
      <w:hyperlink w:anchor="_Toc6524" w:history="1">
        <w:r w:rsidR="00DE4E0F">
          <w:rPr>
            <w:rFonts w:asciiTheme="minorEastAsia" w:eastAsiaTheme="minorEastAsia" w:hAnsiTheme="minorEastAsia" w:hint="eastAsia"/>
          </w:rPr>
          <w:t>5.8 个人基本信息（获取）</w:t>
        </w:r>
        <w:r w:rsidR="00DE4E0F">
          <w:tab/>
        </w:r>
        <w:r>
          <w:fldChar w:fldCharType="begin"/>
        </w:r>
        <w:r w:rsidR="00DE4E0F">
          <w:instrText xml:space="preserve"> PAGEREF _Toc6524 </w:instrText>
        </w:r>
        <w:r>
          <w:fldChar w:fldCharType="separate"/>
        </w:r>
        <w:r w:rsidR="00DE4E0F">
          <w:t>78</w:t>
        </w:r>
        <w:r>
          <w:fldChar w:fldCharType="end"/>
        </w:r>
      </w:hyperlink>
    </w:p>
    <w:p w:rsidR="004A5541" w:rsidRDefault="00F26409">
      <w:pPr>
        <w:pStyle w:val="20"/>
        <w:tabs>
          <w:tab w:val="clear" w:pos="1050"/>
          <w:tab w:val="clear" w:pos="10194"/>
          <w:tab w:val="right" w:leader="dot" w:pos="10204"/>
        </w:tabs>
      </w:pPr>
      <w:hyperlink w:anchor="_Toc5511" w:history="1">
        <w:r w:rsidR="00DE4E0F">
          <w:rPr>
            <w:rFonts w:asciiTheme="minorEastAsia" w:eastAsiaTheme="minorEastAsia" w:hAnsiTheme="minorEastAsia" w:hint="eastAsia"/>
          </w:rPr>
          <w:t>5.9 绑定的银行卡信息</w:t>
        </w:r>
        <w:r w:rsidR="00DE4E0F">
          <w:tab/>
        </w:r>
        <w:r>
          <w:fldChar w:fldCharType="begin"/>
        </w:r>
        <w:r w:rsidR="00DE4E0F">
          <w:instrText xml:space="preserve"> PAGEREF _Toc5511 </w:instrText>
        </w:r>
        <w:r>
          <w:fldChar w:fldCharType="separate"/>
        </w:r>
        <w:r w:rsidR="00DE4E0F">
          <w:t>78</w:t>
        </w:r>
        <w:r>
          <w:fldChar w:fldCharType="end"/>
        </w:r>
      </w:hyperlink>
    </w:p>
    <w:p w:rsidR="004A5541" w:rsidRDefault="00F26409">
      <w:pPr>
        <w:pStyle w:val="20"/>
        <w:tabs>
          <w:tab w:val="clear" w:pos="1050"/>
          <w:tab w:val="clear" w:pos="10194"/>
          <w:tab w:val="right" w:leader="dot" w:pos="10204"/>
        </w:tabs>
      </w:pPr>
      <w:hyperlink w:anchor="_Toc9571" w:history="1">
        <w:r w:rsidR="00DE4E0F">
          <w:rPr>
            <w:rFonts w:asciiTheme="minorEastAsia" w:eastAsiaTheme="minorEastAsia" w:hAnsiTheme="minorEastAsia" w:hint="eastAsia"/>
          </w:rPr>
          <w:t>5.10 托管代收订单收款/退款列表</w:t>
        </w:r>
        <w:r w:rsidR="00DE4E0F">
          <w:tab/>
        </w:r>
        <w:r>
          <w:fldChar w:fldCharType="begin"/>
        </w:r>
        <w:r w:rsidR="00DE4E0F">
          <w:instrText xml:space="preserve"> PAGEREF _Toc9571 </w:instrText>
        </w:r>
        <w:r>
          <w:fldChar w:fldCharType="separate"/>
        </w:r>
        <w:r w:rsidR="00DE4E0F">
          <w:t>79</w:t>
        </w:r>
        <w:r>
          <w:fldChar w:fldCharType="end"/>
        </w:r>
      </w:hyperlink>
    </w:p>
    <w:p w:rsidR="004A5541" w:rsidRDefault="00F26409">
      <w:pPr>
        <w:pStyle w:val="20"/>
        <w:tabs>
          <w:tab w:val="clear" w:pos="1050"/>
          <w:tab w:val="clear" w:pos="10194"/>
          <w:tab w:val="right" w:leader="dot" w:pos="10204"/>
        </w:tabs>
      </w:pPr>
      <w:hyperlink w:anchor="_Toc8324" w:history="1">
        <w:r w:rsidR="00DE4E0F">
          <w:rPr>
            <w:rFonts w:asciiTheme="minorEastAsia" w:eastAsiaTheme="minorEastAsia" w:hAnsiTheme="minorEastAsia" w:hint="eastAsia"/>
          </w:rPr>
          <w:t>5.11 源托管代收订单付款信息</w:t>
        </w:r>
        <w:r w:rsidR="00DE4E0F">
          <w:tab/>
        </w:r>
        <w:r>
          <w:fldChar w:fldCharType="begin"/>
        </w:r>
        <w:r w:rsidR="00DE4E0F">
          <w:instrText xml:space="preserve"> PAGEREF _Toc8324 </w:instrText>
        </w:r>
        <w:r>
          <w:fldChar w:fldCharType="separate"/>
        </w:r>
        <w:r w:rsidR="00DE4E0F">
          <w:t>79</w:t>
        </w:r>
        <w:r>
          <w:fldChar w:fldCharType="end"/>
        </w:r>
      </w:hyperlink>
    </w:p>
    <w:p w:rsidR="004A5541" w:rsidRDefault="00F26409">
      <w:pPr>
        <w:pStyle w:val="20"/>
        <w:tabs>
          <w:tab w:val="clear" w:pos="1050"/>
          <w:tab w:val="clear" w:pos="10194"/>
          <w:tab w:val="right" w:leader="dot" w:pos="10204"/>
        </w:tabs>
      </w:pPr>
      <w:hyperlink w:anchor="_Toc19182" w:history="1">
        <w:r w:rsidR="00DE4E0F">
          <w:rPr>
            <w:rFonts w:asciiTheme="minorEastAsia" w:eastAsiaTheme="minorEastAsia" w:hAnsiTheme="minorEastAsia" w:hint="eastAsia"/>
          </w:rPr>
          <w:t>5.12 批量托管代付列表</w:t>
        </w:r>
        <w:r w:rsidR="00DE4E0F">
          <w:tab/>
        </w:r>
        <w:r>
          <w:fldChar w:fldCharType="begin"/>
        </w:r>
        <w:r w:rsidR="00DE4E0F">
          <w:instrText xml:space="preserve"> PAGEREF _Toc19182 </w:instrText>
        </w:r>
        <w:r>
          <w:fldChar w:fldCharType="separate"/>
        </w:r>
        <w:r w:rsidR="00DE4E0F">
          <w:t>79</w:t>
        </w:r>
        <w:r>
          <w:fldChar w:fldCharType="end"/>
        </w:r>
      </w:hyperlink>
    </w:p>
    <w:p w:rsidR="004A5541" w:rsidRDefault="00F26409">
      <w:pPr>
        <w:pStyle w:val="20"/>
        <w:tabs>
          <w:tab w:val="clear" w:pos="1050"/>
          <w:tab w:val="clear" w:pos="10194"/>
          <w:tab w:val="right" w:leader="dot" w:pos="10204"/>
        </w:tabs>
      </w:pPr>
      <w:hyperlink w:anchor="_Toc25721" w:history="1">
        <w:r w:rsidR="00DE4E0F">
          <w:rPr>
            <w:rFonts w:asciiTheme="minorEastAsia" w:eastAsiaTheme="minorEastAsia" w:hAnsiTheme="minorEastAsia" w:hint="eastAsia"/>
          </w:rPr>
          <w:t>5.13 托管代付到银行账户信息</w:t>
        </w:r>
        <w:r w:rsidR="00DE4E0F">
          <w:tab/>
        </w:r>
        <w:r>
          <w:fldChar w:fldCharType="begin"/>
        </w:r>
        <w:r w:rsidR="00DE4E0F">
          <w:instrText xml:space="preserve"> PAGEREF _Toc25721 </w:instrText>
        </w:r>
        <w:r>
          <w:fldChar w:fldCharType="separate"/>
        </w:r>
        <w:r w:rsidR="00DE4E0F">
          <w:t>81</w:t>
        </w:r>
        <w:r>
          <w:fldChar w:fldCharType="end"/>
        </w:r>
      </w:hyperlink>
    </w:p>
    <w:p w:rsidR="004A5541" w:rsidRDefault="00F26409">
      <w:pPr>
        <w:pStyle w:val="20"/>
        <w:tabs>
          <w:tab w:val="clear" w:pos="1050"/>
          <w:tab w:val="clear" w:pos="10194"/>
          <w:tab w:val="right" w:leader="dot" w:pos="10204"/>
        </w:tabs>
      </w:pPr>
      <w:hyperlink w:anchor="_Toc18674" w:history="1">
        <w:r w:rsidR="00DE4E0F">
          <w:rPr>
            <w:rFonts w:asciiTheme="minorEastAsia" w:eastAsiaTheme="minorEastAsia" w:hAnsiTheme="minorEastAsia" w:hint="eastAsia"/>
          </w:rPr>
          <w:t>5.14 流标退款</w:t>
        </w:r>
        <w:r w:rsidR="00DE4E0F">
          <w:tab/>
        </w:r>
        <w:r>
          <w:fldChar w:fldCharType="begin"/>
        </w:r>
        <w:r w:rsidR="00DE4E0F">
          <w:instrText xml:space="preserve"> PAGEREF _Toc18674 </w:instrText>
        </w:r>
        <w:r>
          <w:fldChar w:fldCharType="separate"/>
        </w:r>
        <w:r w:rsidR="00DE4E0F">
          <w:t>81</w:t>
        </w:r>
        <w:r>
          <w:fldChar w:fldCharType="end"/>
        </w:r>
      </w:hyperlink>
    </w:p>
    <w:p w:rsidR="004A5541" w:rsidRDefault="00F26409">
      <w:pPr>
        <w:pStyle w:val="20"/>
        <w:tabs>
          <w:tab w:val="clear" w:pos="1050"/>
          <w:tab w:val="clear" w:pos="10194"/>
          <w:tab w:val="right" w:leader="dot" w:pos="10204"/>
        </w:tabs>
      </w:pPr>
      <w:hyperlink w:anchor="_Toc21999" w:history="1">
        <w:r w:rsidR="00DE4E0F">
          <w:rPr>
            <w:rFonts w:asciiTheme="minorEastAsia" w:eastAsiaTheme="minorEastAsia" w:hAnsiTheme="minorEastAsia" w:hint="eastAsia"/>
          </w:rPr>
          <w:t>5.15 流标退款/投资撤销订单列表</w:t>
        </w:r>
        <w:r w:rsidR="00DE4E0F">
          <w:tab/>
        </w:r>
        <w:r>
          <w:fldChar w:fldCharType="begin"/>
        </w:r>
        <w:r w:rsidR="00DE4E0F">
          <w:instrText xml:space="preserve"> PAGEREF _Toc21999 </w:instrText>
        </w:r>
        <w:r>
          <w:fldChar w:fldCharType="separate"/>
        </w:r>
        <w:r w:rsidR="00DE4E0F">
          <w:t>81</w:t>
        </w:r>
        <w:r>
          <w:fldChar w:fldCharType="end"/>
        </w:r>
      </w:hyperlink>
    </w:p>
    <w:p w:rsidR="004A5541" w:rsidRDefault="00F26409">
      <w:pPr>
        <w:pStyle w:val="20"/>
        <w:tabs>
          <w:tab w:val="clear" w:pos="1050"/>
          <w:tab w:val="clear" w:pos="10194"/>
          <w:tab w:val="right" w:leader="dot" w:pos="10204"/>
        </w:tabs>
      </w:pPr>
      <w:hyperlink w:anchor="_Toc22188" w:history="1">
        <w:r w:rsidR="00DE4E0F">
          <w:rPr>
            <w:rFonts w:asciiTheme="minorEastAsia" w:eastAsiaTheme="minorEastAsia" w:hAnsiTheme="minorEastAsia" w:hint="eastAsia"/>
          </w:rPr>
          <w:t>5.16 账户收支明细</w:t>
        </w:r>
        <w:r w:rsidR="00DE4E0F">
          <w:tab/>
        </w:r>
        <w:r>
          <w:fldChar w:fldCharType="begin"/>
        </w:r>
        <w:r w:rsidR="00DE4E0F">
          <w:instrText xml:space="preserve"> PAGEREF _Toc22188 </w:instrText>
        </w:r>
        <w:r>
          <w:fldChar w:fldCharType="separate"/>
        </w:r>
        <w:r w:rsidR="00DE4E0F">
          <w:t>82</w:t>
        </w:r>
        <w:r>
          <w:fldChar w:fldCharType="end"/>
        </w:r>
      </w:hyperlink>
    </w:p>
    <w:p w:rsidR="004A5541" w:rsidRDefault="00F26409">
      <w:pPr>
        <w:pStyle w:val="10"/>
        <w:tabs>
          <w:tab w:val="right" w:leader="dot" w:pos="10204"/>
        </w:tabs>
      </w:pPr>
      <w:hyperlink w:anchor="_Toc6279" w:history="1">
        <w:r w:rsidR="00DE4E0F">
          <w:rPr>
            <w:rFonts w:asciiTheme="minorEastAsia" w:eastAsiaTheme="minorEastAsia" w:hAnsiTheme="minorEastAsia" w:hint="eastAsia"/>
          </w:rPr>
          <w:t>6. 数据字典</w:t>
        </w:r>
        <w:r w:rsidR="00DE4E0F">
          <w:tab/>
        </w:r>
        <w:r>
          <w:fldChar w:fldCharType="begin"/>
        </w:r>
        <w:r w:rsidR="00DE4E0F">
          <w:instrText xml:space="preserve"> PAGEREF _Toc6279 </w:instrText>
        </w:r>
        <w:r>
          <w:fldChar w:fldCharType="separate"/>
        </w:r>
        <w:r w:rsidR="00DE4E0F">
          <w:t>82</w:t>
        </w:r>
        <w:r>
          <w:fldChar w:fldCharType="end"/>
        </w:r>
      </w:hyperlink>
    </w:p>
    <w:p w:rsidR="004A5541" w:rsidRDefault="00F26409">
      <w:pPr>
        <w:pStyle w:val="20"/>
        <w:tabs>
          <w:tab w:val="clear" w:pos="1050"/>
          <w:tab w:val="clear" w:pos="10194"/>
          <w:tab w:val="right" w:leader="dot" w:pos="10204"/>
        </w:tabs>
      </w:pPr>
      <w:hyperlink w:anchor="_Toc5428" w:history="1">
        <w:r w:rsidR="00DE4E0F">
          <w:rPr>
            <w:rFonts w:asciiTheme="minorEastAsia" w:eastAsiaTheme="minorEastAsia" w:hAnsiTheme="minorEastAsia" w:hint="eastAsia"/>
          </w:rPr>
          <w:t>6.1 字段加密</w:t>
        </w:r>
        <w:r w:rsidR="00DE4E0F">
          <w:tab/>
        </w:r>
        <w:r>
          <w:fldChar w:fldCharType="begin"/>
        </w:r>
        <w:r w:rsidR="00DE4E0F">
          <w:instrText xml:space="preserve"> PAGEREF _Toc5428 </w:instrText>
        </w:r>
        <w:r>
          <w:fldChar w:fldCharType="separate"/>
        </w:r>
        <w:r w:rsidR="00DE4E0F">
          <w:t>82</w:t>
        </w:r>
        <w:r>
          <w:fldChar w:fldCharType="end"/>
        </w:r>
      </w:hyperlink>
    </w:p>
    <w:p w:rsidR="004A5541" w:rsidRDefault="00F26409">
      <w:pPr>
        <w:pStyle w:val="20"/>
        <w:tabs>
          <w:tab w:val="clear" w:pos="1050"/>
          <w:tab w:val="clear" w:pos="10194"/>
          <w:tab w:val="right" w:leader="dot" w:pos="10204"/>
        </w:tabs>
      </w:pPr>
      <w:hyperlink w:anchor="_Toc27940" w:history="1">
        <w:r w:rsidR="00DE4E0F">
          <w:rPr>
            <w:rFonts w:asciiTheme="minorEastAsia" w:eastAsiaTheme="minorEastAsia" w:hAnsiTheme="minorEastAsia" w:hint="eastAsia"/>
          </w:rPr>
          <w:t>6.2 字段解密</w:t>
        </w:r>
        <w:r w:rsidR="00DE4E0F">
          <w:tab/>
        </w:r>
        <w:r>
          <w:fldChar w:fldCharType="begin"/>
        </w:r>
        <w:r w:rsidR="00DE4E0F">
          <w:instrText xml:space="preserve"> PAGEREF _Toc27940 </w:instrText>
        </w:r>
        <w:r>
          <w:fldChar w:fldCharType="separate"/>
        </w:r>
        <w:r w:rsidR="00DE4E0F">
          <w:t>82</w:t>
        </w:r>
        <w:r>
          <w:fldChar w:fldCharType="end"/>
        </w:r>
      </w:hyperlink>
    </w:p>
    <w:p w:rsidR="004A5541" w:rsidRDefault="00F26409">
      <w:pPr>
        <w:pStyle w:val="20"/>
        <w:tabs>
          <w:tab w:val="clear" w:pos="1050"/>
          <w:tab w:val="clear" w:pos="10194"/>
          <w:tab w:val="right" w:leader="dot" w:pos="10204"/>
        </w:tabs>
      </w:pPr>
      <w:hyperlink w:anchor="_Toc32093" w:history="1">
        <w:r w:rsidR="00DE4E0F">
          <w:rPr>
            <w:rFonts w:asciiTheme="minorEastAsia" w:eastAsiaTheme="minorEastAsia" w:hAnsiTheme="minorEastAsia" w:hint="eastAsia"/>
          </w:rPr>
          <w:t>6.3 用户类型</w:t>
        </w:r>
        <w:r w:rsidR="00DE4E0F">
          <w:tab/>
        </w:r>
        <w:r>
          <w:fldChar w:fldCharType="begin"/>
        </w:r>
        <w:r w:rsidR="00DE4E0F">
          <w:instrText xml:space="preserve"> PAGEREF _Toc32093 </w:instrText>
        </w:r>
        <w:r>
          <w:fldChar w:fldCharType="separate"/>
        </w:r>
        <w:r w:rsidR="00DE4E0F">
          <w:t>82</w:t>
        </w:r>
        <w:r>
          <w:fldChar w:fldCharType="end"/>
        </w:r>
      </w:hyperlink>
    </w:p>
    <w:p w:rsidR="004A5541" w:rsidRDefault="00F26409">
      <w:pPr>
        <w:pStyle w:val="20"/>
        <w:tabs>
          <w:tab w:val="clear" w:pos="1050"/>
          <w:tab w:val="clear" w:pos="10194"/>
          <w:tab w:val="right" w:leader="dot" w:pos="10204"/>
        </w:tabs>
      </w:pPr>
      <w:hyperlink w:anchor="_Toc16072" w:history="1">
        <w:r w:rsidR="00DE4E0F">
          <w:rPr>
            <w:rFonts w:asciiTheme="minorEastAsia" w:eastAsiaTheme="minorEastAsia" w:hAnsiTheme="minorEastAsia" w:hint="eastAsia"/>
          </w:rPr>
          <w:t>6.4 证件类型</w:t>
        </w:r>
        <w:r w:rsidR="00DE4E0F">
          <w:tab/>
        </w:r>
        <w:r>
          <w:fldChar w:fldCharType="begin"/>
        </w:r>
        <w:r w:rsidR="00DE4E0F">
          <w:instrText xml:space="preserve"> PAGEREF _Toc16072 </w:instrText>
        </w:r>
        <w:r>
          <w:fldChar w:fldCharType="separate"/>
        </w:r>
        <w:r w:rsidR="00DE4E0F">
          <w:t>82</w:t>
        </w:r>
        <w:r>
          <w:fldChar w:fldCharType="end"/>
        </w:r>
      </w:hyperlink>
    </w:p>
    <w:p w:rsidR="004A5541" w:rsidRDefault="00F26409">
      <w:pPr>
        <w:pStyle w:val="20"/>
        <w:tabs>
          <w:tab w:val="clear" w:pos="1050"/>
          <w:tab w:val="clear" w:pos="10194"/>
          <w:tab w:val="right" w:leader="dot" w:pos="10204"/>
        </w:tabs>
      </w:pPr>
      <w:hyperlink w:anchor="_Toc13750" w:history="1">
        <w:r w:rsidR="00DE4E0F">
          <w:rPr>
            <w:rFonts w:asciiTheme="minorEastAsia" w:eastAsiaTheme="minorEastAsia" w:hAnsiTheme="minorEastAsia" w:hint="eastAsia"/>
          </w:rPr>
          <w:t>6.5 银行卡类型</w:t>
        </w:r>
        <w:r w:rsidR="00DE4E0F">
          <w:tab/>
        </w:r>
        <w:r>
          <w:fldChar w:fldCharType="begin"/>
        </w:r>
        <w:r w:rsidR="00DE4E0F">
          <w:instrText xml:space="preserve"> PAGEREF _Toc13750 </w:instrText>
        </w:r>
        <w:r>
          <w:fldChar w:fldCharType="separate"/>
        </w:r>
        <w:r w:rsidR="00DE4E0F">
          <w:t>83</w:t>
        </w:r>
        <w:r>
          <w:fldChar w:fldCharType="end"/>
        </w:r>
      </w:hyperlink>
    </w:p>
    <w:p w:rsidR="004A5541" w:rsidRDefault="00F26409">
      <w:pPr>
        <w:pStyle w:val="20"/>
        <w:tabs>
          <w:tab w:val="clear" w:pos="1050"/>
          <w:tab w:val="clear" w:pos="10194"/>
          <w:tab w:val="right" w:leader="dot" w:pos="10204"/>
        </w:tabs>
      </w:pPr>
      <w:hyperlink w:anchor="_Toc11020" w:history="1">
        <w:r w:rsidR="00DE4E0F">
          <w:rPr>
            <w:rFonts w:asciiTheme="minorEastAsia" w:eastAsiaTheme="minorEastAsia" w:hAnsiTheme="minorEastAsia" w:hint="eastAsia"/>
          </w:rPr>
          <w:t>6.6 商品类型</w:t>
        </w:r>
        <w:r w:rsidR="00DE4E0F">
          <w:tab/>
        </w:r>
        <w:r>
          <w:fldChar w:fldCharType="begin"/>
        </w:r>
        <w:r w:rsidR="00DE4E0F">
          <w:instrText xml:space="preserve"> PAGEREF _Toc11020 </w:instrText>
        </w:r>
        <w:r>
          <w:fldChar w:fldCharType="separate"/>
        </w:r>
        <w:r w:rsidR="00DE4E0F">
          <w:t>83</w:t>
        </w:r>
        <w:r>
          <w:fldChar w:fldCharType="end"/>
        </w:r>
      </w:hyperlink>
    </w:p>
    <w:p w:rsidR="004A5541" w:rsidRDefault="00F26409">
      <w:pPr>
        <w:pStyle w:val="20"/>
        <w:tabs>
          <w:tab w:val="clear" w:pos="1050"/>
          <w:tab w:val="clear" w:pos="10194"/>
          <w:tab w:val="right" w:leader="dot" w:pos="10204"/>
        </w:tabs>
      </w:pPr>
      <w:hyperlink w:anchor="_Toc22931" w:history="1">
        <w:r w:rsidR="00DE4E0F">
          <w:rPr>
            <w:rFonts w:asciiTheme="minorEastAsia" w:eastAsiaTheme="minorEastAsia" w:hAnsiTheme="minorEastAsia" w:hint="eastAsia"/>
          </w:rPr>
          <w:t>6.7 还款方式</w:t>
        </w:r>
        <w:r w:rsidR="00DE4E0F">
          <w:tab/>
        </w:r>
        <w:r>
          <w:fldChar w:fldCharType="begin"/>
        </w:r>
        <w:r w:rsidR="00DE4E0F">
          <w:instrText xml:space="preserve"> PAGEREF _Toc22931 </w:instrText>
        </w:r>
        <w:r>
          <w:fldChar w:fldCharType="separate"/>
        </w:r>
        <w:r w:rsidR="00DE4E0F">
          <w:t>83</w:t>
        </w:r>
        <w:r>
          <w:fldChar w:fldCharType="end"/>
        </w:r>
      </w:hyperlink>
    </w:p>
    <w:p w:rsidR="004A5541" w:rsidRDefault="00F26409">
      <w:pPr>
        <w:pStyle w:val="20"/>
        <w:tabs>
          <w:tab w:val="clear" w:pos="1050"/>
          <w:tab w:val="clear" w:pos="10194"/>
          <w:tab w:val="right" w:leader="dot" w:pos="10204"/>
        </w:tabs>
      </w:pPr>
      <w:hyperlink w:anchor="_Toc2966" w:history="1">
        <w:r w:rsidR="00DE4E0F">
          <w:rPr>
            <w:rFonts w:asciiTheme="minorEastAsia" w:eastAsiaTheme="minorEastAsia" w:hAnsiTheme="minorEastAsia" w:hint="eastAsia"/>
          </w:rPr>
          <w:t>6.8 担保方式</w:t>
        </w:r>
        <w:r w:rsidR="00DE4E0F">
          <w:tab/>
        </w:r>
        <w:r>
          <w:fldChar w:fldCharType="begin"/>
        </w:r>
        <w:r w:rsidR="00DE4E0F">
          <w:instrText xml:space="preserve"> PAGEREF _Toc2966 </w:instrText>
        </w:r>
        <w:r>
          <w:fldChar w:fldCharType="separate"/>
        </w:r>
        <w:r w:rsidR="00DE4E0F">
          <w:t>84</w:t>
        </w:r>
        <w:r>
          <w:fldChar w:fldCharType="end"/>
        </w:r>
      </w:hyperlink>
    </w:p>
    <w:p w:rsidR="004A5541" w:rsidRDefault="00F26409">
      <w:pPr>
        <w:pStyle w:val="20"/>
        <w:tabs>
          <w:tab w:val="clear" w:pos="1050"/>
          <w:tab w:val="clear" w:pos="10194"/>
          <w:tab w:val="right" w:leader="dot" w:pos="10204"/>
        </w:tabs>
      </w:pPr>
      <w:hyperlink w:anchor="_Toc16697" w:history="1">
        <w:r w:rsidR="00DE4E0F">
          <w:rPr>
            <w:rFonts w:asciiTheme="minorEastAsia" w:eastAsiaTheme="minorEastAsia" w:hAnsiTheme="minorEastAsia" w:hint="eastAsia"/>
          </w:rPr>
          <w:t>6.9 访问终端类型</w:t>
        </w:r>
        <w:r w:rsidR="00DE4E0F">
          <w:tab/>
        </w:r>
        <w:r>
          <w:fldChar w:fldCharType="begin"/>
        </w:r>
        <w:r w:rsidR="00DE4E0F">
          <w:instrText xml:space="preserve"> PAGEREF _Toc16697 </w:instrText>
        </w:r>
        <w:r>
          <w:fldChar w:fldCharType="separate"/>
        </w:r>
        <w:r w:rsidR="00DE4E0F">
          <w:t>84</w:t>
        </w:r>
        <w:r>
          <w:fldChar w:fldCharType="end"/>
        </w:r>
      </w:hyperlink>
    </w:p>
    <w:p w:rsidR="004A5541" w:rsidRDefault="00F26409">
      <w:pPr>
        <w:pStyle w:val="20"/>
        <w:tabs>
          <w:tab w:val="clear" w:pos="1050"/>
          <w:tab w:val="clear" w:pos="10194"/>
          <w:tab w:val="right" w:leader="dot" w:pos="10204"/>
        </w:tabs>
      </w:pPr>
      <w:hyperlink w:anchor="_Toc28665" w:history="1">
        <w:r w:rsidR="00DE4E0F">
          <w:rPr>
            <w:rFonts w:asciiTheme="minorEastAsia" w:eastAsiaTheme="minorEastAsia" w:hAnsiTheme="minorEastAsia" w:hint="eastAsia"/>
          </w:rPr>
          <w:t>6.10 验证码类型</w:t>
        </w:r>
        <w:r w:rsidR="00DE4E0F">
          <w:tab/>
        </w:r>
        <w:r>
          <w:fldChar w:fldCharType="begin"/>
        </w:r>
        <w:r w:rsidR="00DE4E0F">
          <w:instrText xml:space="preserve"> PAGEREF _Toc28665 </w:instrText>
        </w:r>
        <w:r>
          <w:fldChar w:fldCharType="separate"/>
        </w:r>
        <w:r w:rsidR="00DE4E0F">
          <w:t>84</w:t>
        </w:r>
        <w:r>
          <w:fldChar w:fldCharType="end"/>
        </w:r>
      </w:hyperlink>
    </w:p>
    <w:p w:rsidR="004A5541" w:rsidRDefault="00F26409">
      <w:pPr>
        <w:pStyle w:val="20"/>
        <w:tabs>
          <w:tab w:val="clear" w:pos="1050"/>
          <w:tab w:val="clear" w:pos="10194"/>
          <w:tab w:val="right" w:leader="dot" w:pos="10204"/>
        </w:tabs>
      </w:pPr>
      <w:hyperlink w:anchor="_Toc7341" w:history="1">
        <w:r w:rsidR="00DE4E0F">
          <w:rPr>
            <w:rFonts w:asciiTheme="minorEastAsia" w:eastAsiaTheme="minorEastAsia" w:hAnsiTheme="minorEastAsia" w:hint="eastAsia"/>
          </w:rPr>
          <w:t>6.11 用户状态</w:t>
        </w:r>
        <w:r w:rsidR="00DE4E0F">
          <w:tab/>
        </w:r>
        <w:r>
          <w:fldChar w:fldCharType="begin"/>
        </w:r>
        <w:r w:rsidR="00DE4E0F">
          <w:instrText xml:space="preserve"> PAGEREF _Toc7341 </w:instrText>
        </w:r>
        <w:r>
          <w:fldChar w:fldCharType="separate"/>
        </w:r>
        <w:r w:rsidR="00DE4E0F">
          <w:t>84</w:t>
        </w:r>
        <w:r>
          <w:fldChar w:fldCharType="end"/>
        </w:r>
      </w:hyperlink>
    </w:p>
    <w:p w:rsidR="004A5541" w:rsidRDefault="00F26409">
      <w:pPr>
        <w:pStyle w:val="20"/>
        <w:tabs>
          <w:tab w:val="clear" w:pos="1050"/>
          <w:tab w:val="clear" w:pos="10194"/>
          <w:tab w:val="right" w:leader="dot" w:pos="10204"/>
        </w:tabs>
      </w:pPr>
      <w:hyperlink w:anchor="_Toc13285" w:history="1">
        <w:r w:rsidR="00DE4E0F">
          <w:rPr>
            <w:rFonts w:asciiTheme="minorEastAsia" w:eastAsiaTheme="minorEastAsia" w:hAnsiTheme="minorEastAsia" w:hint="eastAsia"/>
          </w:rPr>
          <w:t>6.12 企业信息审核状态</w:t>
        </w:r>
        <w:r w:rsidR="00DE4E0F">
          <w:tab/>
        </w:r>
        <w:r>
          <w:fldChar w:fldCharType="begin"/>
        </w:r>
        <w:r w:rsidR="00DE4E0F">
          <w:instrText xml:space="preserve"> PAGEREF _Toc13285 </w:instrText>
        </w:r>
        <w:r>
          <w:fldChar w:fldCharType="separate"/>
        </w:r>
        <w:r w:rsidR="00DE4E0F">
          <w:t>85</w:t>
        </w:r>
        <w:r>
          <w:fldChar w:fldCharType="end"/>
        </w:r>
      </w:hyperlink>
    </w:p>
    <w:p w:rsidR="004A5541" w:rsidRDefault="00F26409">
      <w:pPr>
        <w:pStyle w:val="20"/>
        <w:tabs>
          <w:tab w:val="clear" w:pos="1050"/>
          <w:tab w:val="clear" w:pos="10194"/>
          <w:tab w:val="right" w:leader="dot" w:pos="10204"/>
        </w:tabs>
      </w:pPr>
      <w:hyperlink w:anchor="_Toc32179" w:history="1">
        <w:r w:rsidR="00DE4E0F">
          <w:rPr>
            <w:rFonts w:asciiTheme="minorEastAsia" w:eastAsiaTheme="minorEastAsia" w:hAnsiTheme="minorEastAsia" w:hint="eastAsia"/>
          </w:rPr>
          <w:t>6.13 订单状态</w:t>
        </w:r>
        <w:r w:rsidR="00DE4E0F">
          <w:tab/>
        </w:r>
        <w:r>
          <w:fldChar w:fldCharType="begin"/>
        </w:r>
        <w:r w:rsidR="00DE4E0F">
          <w:instrText xml:space="preserve"> PAGEREF _Toc32179 </w:instrText>
        </w:r>
        <w:r>
          <w:fldChar w:fldCharType="separate"/>
        </w:r>
        <w:r w:rsidR="00DE4E0F">
          <w:t>85</w:t>
        </w:r>
        <w:r>
          <w:fldChar w:fldCharType="end"/>
        </w:r>
      </w:hyperlink>
    </w:p>
    <w:p w:rsidR="004A5541" w:rsidRDefault="00F26409">
      <w:pPr>
        <w:pStyle w:val="20"/>
        <w:tabs>
          <w:tab w:val="clear" w:pos="1050"/>
          <w:tab w:val="clear" w:pos="10194"/>
          <w:tab w:val="right" w:leader="dot" w:pos="10204"/>
        </w:tabs>
      </w:pPr>
      <w:hyperlink w:anchor="_Toc31637" w:history="1">
        <w:r w:rsidR="00DE4E0F">
          <w:rPr>
            <w:rFonts w:asciiTheme="minorEastAsia" w:eastAsiaTheme="minorEastAsia" w:hAnsiTheme="minorEastAsia" w:hint="eastAsia"/>
          </w:rPr>
          <w:t>6.14 绑定状态</w:t>
        </w:r>
        <w:r w:rsidR="00DE4E0F">
          <w:tab/>
        </w:r>
        <w:r>
          <w:fldChar w:fldCharType="begin"/>
        </w:r>
        <w:r w:rsidR="00DE4E0F">
          <w:instrText xml:space="preserve"> PAGEREF _Toc31637 </w:instrText>
        </w:r>
        <w:r>
          <w:fldChar w:fldCharType="separate"/>
        </w:r>
        <w:r w:rsidR="00DE4E0F">
          <w:t>85</w:t>
        </w:r>
        <w:r>
          <w:fldChar w:fldCharType="end"/>
        </w:r>
      </w:hyperlink>
    </w:p>
    <w:p w:rsidR="004A5541" w:rsidRDefault="00F26409">
      <w:pPr>
        <w:pStyle w:val="20"/>
        <w:tabs>
          <w:tab w:val="clear" w:pos="1050"/>
          <w:tab w:val="clear" w:pos="10194"/>
          <w:tab w:val="right" w:leader="dot" w:pos="10204"/>
        </w:tabs>
      </w:pPr>
      <w:hyperlink w:anchor="_Toc4860" w:history="1">
        <w:r w:rsidR="00DE4E0F">
          <w:rPr>
            <w:rFonts w:asciiTheme="minorEastAsia" w:eastAsiaTheme="minorEastAsia" w:hAnsiTheme="minorEastAsia" w:hint="eastAsia"/>
          </w:rPr>
          <w:t>6.15 业务码</w:t>
        </w:r>
        <w:r w:rsidR="00DE4E0F">
          <w:tab/>
        </w:r>
        <w:r>
          <w:fldChar w:fldCharType="begin"/>
        </w:r>
        <w:r w:rsidR="00DE4E0F">
          <w:instrText xml:space="preserve"> PAGEREF _Toc4860 </w:instrText>
        </w:r>
        <w:r>
          <w:fldChar w:fldCharType="separate"/>
        </w:r>
        <w:r w:rsidR="00DE4E0F">
          <w:t>85</w:t>
        </w:r>
        <w:r>
          <w:fldChar w:fldCharType="end"/>
        </w:r>
      </w:hyperlink>
    </w:p>
    <w:p w:rsidR="004A5541" w:rsidRDefault="00F26409">
      <w:pPr>
        <w:pStyle w:val="20"/>
        <w:tabs>
          <w:tab w:val="clear" w:pos="1050"/>
          <w:tab w:val="clear" w:pos="10194"/>
          <w:tab w:val="right" w:leader="dot" w:pos="10204"/>
        </w:tabs>
      </w:pPr>
      <w:hyperlink w:anchor="_Toc28884" w:history="1">
        <w:r w:rsidR="00DE4E0F">
          <w:rPr>
            <w:rFonts w:asciiTheme="minorEastAsia" w:eastAsiaTheme="minorEastAsia" w:hAnsiTheme="minorEastAsia" w:cs="Calibri" w:hint="eastAsia"/>
            <w:szCs w:val="21"/>
          </w:rPr>
          <w:t xml:space="preserve">6.16 </w:t>
        </w:r>
        <w:r w:rsidR="00DE4E0F">
          <w:rPr>
            <w:rFonts w:asciiTheme="minorEastAsia" w:eastAsiaTheme="minorEastAsia" w:hAnsiTheme="minorEastAsia" w:hint="eastAsia"/>
          </w:rPr>
          <w:t>行业代码和行业名称</w:t>
        </w:r>
        <w:r w:rsidR="00DE4E0F">
          <w:tab/>
        </w:r>
        <w:r>
          <w:fldChar w:fldCharType="begin"/>
        </w:r>
        <w:r w:rsidR="00DE4E0F">
          <w:instrText xml:space="preserve"> PAGEREF _Toc28884 </w:instrText>
        </w:r>
        <w:r>
          <w:fldChar w:fldCharType="separate"/>
        </w:r>
        <w:r w:rsidR="00DE4E0F">
          <w:t>86</w:t>
        </w:r>
        <w:r>
          <w:fldChar w:fldCharType="end"/>
        </w:r>
      </w:hyperlink>
    </w:p>
    <w:p w:rsidR="004A5541" w:rsidRDefault="00F26409">
      <w:pPr>
        <w:pStyle w:val="20"/>
        <w:tabs>
          <w:tab w:val="clear" w:pos="1050"/>
          <w:tab w:val="clear" w:pos="10194"/>
          <w:tab w:val="right" w:leader="dot" w:pos="10204"/>
        </w:tabs>
      </w:pPr>
      <w:hyperlink w:anchor="_Toc9623" w:history="1">
        <w:r w:rsidR="00DE4E0F">
          <w:rPr>
            <w:rFonts w:asciiTheme="minorEastAsia" w:eastAsiaTheme="minorEastAsia" w:hAnsiTheme="minorEastAsia" w:hint="eastAsia"/>
          </w:rPr>
          <w:t>6.17 发卡机构</w:t>
        </w:r>
        <w:r w:rsidR="00DE4E0F">
          <w:tab/>
        </w:r>
        <w:r>
          <w:fldChar w:fldCharType="begin"/>
        </w:r>
        <w:r w:rsidR="00DE4E0F">
          <w:instrText xml:space="preserve"> PAGEREF _Toc9623 </w:instrText>
        </w:r>
        <w:r>
          <w:fldChar w:fldCharType="separate"/>
        </w:r>
        <w:r w:rsidR="00DE4E0F">
          <w:t>86</w:t>
        </w:r>
        <w:r>
          <w:fldChar w:fldCharType="end"/>
        </w:r>
      </w:hyperlink>
    </w:p>
    <w:p w:rsidR="004A5541" w:rsidRDefault="00F26409">
      <w:pPr>
        <w:pStyle w:val="20"/>
        <w:tabs>
          <w:tab w:val="clear" w:pos="1050"/>
          <w:tab w:val="clear" w:pos="10194"/>
          <w:tab w:val="right" w:leader="dot" w:pos="10204"/>
        </w:tabs>
      </w:pPr>
      <w:hyperlink w:anchor="_Toc11545" w:history="1">
        <w:r w:rsidR="00DE4E0F">
          <w:rPr>
            <w:rFonts w:asciiTheme="minorEastAsia" w:eastAsiaTheme="minorEastAsia" w:hAnsiTheme="minorEastAsia" w:hint="eastAsia"/>
          </w:rPr>
          <w:t>6.18 网关支付方式</w:t>
        </w:r>
        <w:r w:rsidR="00DE4E0F">
          <w:tab/>
        </w:r>
        <w:r>
          <w:fldChar w:fldCharType="begin"/>
        </w:r>
        <w:r w:rsidR="00DE4E0F">
          <w:instrText xml:space="preserve"> PAGEREF _Toc11545 </w:instrText>
        </w:r>
        <w:r>
          <w:fldChar w:fldCharType="separate"/>
        </w:r>
        <w:r w:rsidR="00DE4E0F">
          <w:t>87</w:t>
        </w:r>
        <w:r>
          <w:fldChar w:fldCharType="end"/>
        </w:r>
      </w:hyperlink>
    </w:p>
    <w:p w:rsidR="004A5541" w:rsidRDefault="00F26409">
      <w:pPr>
        <w:pStyle w:val="20"/>
        <w:tabs>
          <w:tab w:val="clear" w:pos="1050"/>
          <w:tab w:val="clear" w:pos="10194"/>
          <w:tab w:val="right" w:leader="dot" w:pos="10204"/>
        </w:tabs>
      </w:pPr>
      <w:hyperlink w:anchor="_Toc13092" w:history="1">
        <w:r w:rsidR="00DE4E0F">
          <w:rPr>
            <w:rFonts w:asciiTheme="minorEastAsia" w:eastAsiaTheme="minorEastAsia" w:hAnsiTheme="minorEastAsia" w:hint="eastAsia"/>
          </w:rPr>
          <w:t>6.19 订单类型</w:t>
        </w:r>
        <w:r w:rsidR="00DE4E0F">
          <w:tab/>
        </w:r>
        <w:r>
          <w:fldChar w:fldCharType="begin"/>
        </w:r>
        <w:r w:rsidR="00DE4E0F">
          <w:instrText xml:space="preserve"> PAGEREF _Toc13092 </w:instrText>
        </w:r>
        <w:r>
          <w:fldChar w:fldCharType="separate"/>
        </w:r>
        <w:r w:rsidR="00DE4E0F">
          <w:t>87</w:t>
        </w:r>
        <w:r>
          <w:fldChar w:fldCharType="end"/>
        </w:r>
      </w:hyperlink>
    </w:p>
    <w:p w:rsidR="004A5541" w:rsidRDefault="00F26409">
      <w:pPr>
        <w:pStyle w:val="20"/>
        <w:tabs>
          <w:tab w:val="clear" w:pos="1050"/>
          <w:tab w:val="clear" w:pos="10194"/>
          <w:tab w:val="right" w:leader="dot" w:pos="10204"/>
        </w:tabs>
      </w:pPr>
      <w:hyperlink w:anchor="_Toc24962" w:history="1">
        <w:r w:rsidR="00DE4E0F">
          <w:rPr>
            <w:rFonts w:asciiTheme="minorEastAsia" w:eastAsiaTheme="minorEastAsia" w:hAnsiTheme="minorEastAsia" w:hint="eastAsia"/>
          </w:rPr>
          <w:t>6.20 交易验证方式</w:t>
        </w:r>
        <w:r w:rsidR="00DE4E0F">
          <w:tab/>
        </w:r>
        <w:r>
          <w:fldChar w:fldCharType="begin"/>
        </w:r>
        <w:r w:rsidR="00DE4E0F">
          <w:instrText xml:space="preserve"> PAGEREF _Toc24962 </w:instrText>
        </w:r>
        <w:r>
          <w:fldChar w:fldCharType="separate"/>
        </w:r>
        <w:r w:rsidR="00DE4E0F">
          <w:t>88</w:t>
        </w:r>
        <w:r>
          <w:fldChar w:fldCharType="end"/>
        </w:r>
      </w:hyperlink>
    </w:p>
    <w:p w:rsidR="004A5541" w:rsidRDefault="00F26409">
      <w:pPr>
        <w:pStyle w:val="20"/>
        <w:tabs>
          <w:tab w:val="clear" w:pos="1050"/>
          <w:tab w:val="clear" w:pos="10194"/>
          <w:tab w:val="right" w:leader="dot" w:pos="10204"/>
        </w:tabs>
      </w:pPr>
      <w:hyperlink w:anchor="_Toc4694" w:history="1">
        <w:r w:rsidR="00DE4E0F">
          <w:rPr>
            <w:rFonts w:asciiTheme="minorEastAsia" w:eastAsiaTheme="minorEastAsia" w:hAnsiTheme="minorEastAsia" w:hint="eastAsia"/>
          </w:rPr>
          <w:t>6.21 帐户集编号</w:t>
        </w:r>
        <w:r w:rsidR="00DE4E0F">
          <w:tab/>
        </w:r>
        <w:r>
          <w:fldChar w:fldCharType="begin"/>
        </w:r>
        <w:r w:rsidR="00DE4E0F">
          <w:instrText xml:space="preserve"> PAGEREF _Toc4694 </w:instrText>
        </w:r>
        <w:r>
          <w:fldChar w:fldCharType="separate"/>
        </w:r>
        <w:r w:rsidR="00DE4E0F">
          <w:t>88</w:t>
        </w:r>
        <w:r>
          <w:fldChar w:fldCharType="end"/>
        </w:r>
      </w:hyperlink>
    </w:p>
    <w:p w:rsidR="004A5541" w:rsidRDefault="00F26409">
      <w:pPr>
        <w:pStyle w:val="20"/>
        <w:tabs>
          <w:tab w:val="clear" w:pos="1050"/>
          <w:tab w:val="clear" w:pos="10194"/>
          <w:tab w:val="right" w:leader="dot" w:pos="10204"/>
        </w:tabs>
      </w:pPr>
      <w:hyperlink w:anchor="_Toc5055" w:history="1">
        <w:r w:rsidR="00DE4E0F">
          <w:rPr>
            <w:rFonts w:asciiTheme="minorEastAsia" w:eastAsiaTheme="minorEastAsia" w:hAnsiTheme="minorEastAsia" w:hint="eastAsia"/>
          </w:rPr>
          <w:t>6.22 直连银行范围</w:t>
        </w:r>
        <w:r w:rsidR="00DE4E0F">
          <w:tab/>
        </w:r>
        <w:r>
          <w:fldChar w:fldCharType="begin"/>
        </w:r>
        <w:r w:rsidR="00DE4E0F">
          <w:instrText xml:space="preserve"> PAGEREF _Toc5055 </w:instrText>
        </w:r>
        <w:r>
          <w:fldChar w:fldCharType="separate"/>
        </w:r>
        <w:r w:rsidR="00DE4E0F">
          <w:t>88</w:t>
        </w:r>
        <w:r>
          <w:fldChar w:fldCharType="end"/>
        </w:r>
      </w:hyperlink>
    </w:p>
    <w:p w:rsidR="004A5541" w:rsidRDefault="00F26409">
      <w:pPr>
        <w:pStyle w:val="20"/>
        <w:tabs>
          <w:tab w:val="clear" w:pos="1050"/>
          <w:tab w:val="clear" w:pos="10194"/>
          <w:tab w:val="right" w:leader="dot" w:pos="10204"/>
        </w:tabs>
      </w:pPr>
      <w:hyperlink w:anchor="_Toc15557" w:history="1">
        <w:r w:rsidR="00DE4E0F">
          <w:rPr>
            <w:rFonts w:asciiTheme="minorEastAsia" w:eastAsiaTheme="minorEastAsia" w:hAnsiTheme="minorEastAsia" w:hint="eastAsia"/>
          </w:rPr>
          <w:t>6.23 绑卡方式</w:t>
        </w:r>
        <w:r w:rsidR="00DE4E0F">
          <w:tab/>
        </w:r>
        <w:r>
          <w:fldChar w:fldCharType="begin"/>
        </w:r>
        <w:r w:rsidR="00DE4E0F">
          <w:instrText xml:space="preserve"> PAGEREF _Toc15557 </w:instrText>
        </w:r>
        <w:r>
          <w:fldChar w:fldCharType="separate"/>
        </w:r>
        <w:r w:rsidR="00DE4E0F">
          <w:t>90</w:t>
        </w:r>
        <w:r>
          <w:fldChar w:fldCharType="end"/>
        </w:r>
      </w:hyperlink>
    </w:p>
    <w:p w:rsidR="004A5541" w:rsidRDefault="00F26409">
      <w:pPr>
        <w:pStyle w:val="10"/>
        <w:tabs>
          <w:tab w:val="right" w:leader="dot" w:pos="10204"/>
        </w:tabs>
      </w:pPr>
      <w:hyperlink w:anchor="_Toc16163" w:history="1">
        <w:r w:rsidR="00DE4E0F">
          <w:rPr>
            <w:rFonts w:asciiTheme="minorEastAsia" w:eastAsiaTheme="minorEastAsia" w:hAnsiTheme="minorEastAsia" w:hint="eastAsia"/>
          </w:rPr>
          <w:t>7. 错误码</w:t>
        </w:r>
        <w:r w:rsidR="00DE4E0F">
          <w:tab/>
        </w:r>
        <w:r>
          <w:fldChar w:fldCharType="begin"/>
        </w:r>
        <w:r w:rsidR="00DE4E0F">
          <w:instrText xml:space="preserve"> PAGEREF _Toc16163 </w:instrText>
        </w:r>
        <w:r>
          <w:fldChar w:fldCharType="separate"/>
        </w:r>
        <w:r w:rsidR="00DE4E0F">
          <w:t>90</w:t>
        </w:r>
        <w:r>
          <w:fldChar w:fldCharType="end"/>
        </w:r>
      </w:hyperlink>
    </w:p>
    <w:p w:rsidR="004A5541" w:rsidRDefault="00F26409">
      <w:pPr>
        <w:pStyle w:val="1"/>
        <w:numPr>
          <w:ilvl w:val="0"/>
          <w:numId w:val="1"/>
        </w:numPr>
        <w:rPr>
          <w:rFonts w:asciiTheme="minorEastAsia" w:eastAsiaTheme="minorEastAsia" w:hAnsiTheme="minorEastAsia"/>
        </w:rPr>
      </w:pPr>
      <w:r>
        <w:rPr>
          <w:rFonts w:asciiTheme="minorEastAsia" w:eastAsiaTheme="minorEastAsia" w:hAnsiTheme="minorEastAsia"/>
        </w:rPr>
        <w:fldChar w:fldCharType="end"/>
      </w:r>
      <w:bookmarkStart w:id="6" w:name="_Toc14934"/>
      <w:r w:rsidR="00DE4E0F">
        <w:rPr>
          <w:rFonts w:asciiTheme="minorEastAsia" w:eastAsiaTheme="minorEastAsia" w:hAnsiTheme="minorEastAsia"/>
        </w:rPr>
        <w:br w:type="page"/>
      </w:r>
      <w:bookmarkStart w:id="7" w:name="_Toc6896"/>
      <w:r w:rsidR="00DE4E0F">
        <w:rPr>
          <w:rFonts w:asciiTheme="minorEastAsia" w:eastAsiaTheme="minorEastAsia" w:hAnsiTheme="minorEastAsia" w:hint="eastAsia"/>
        </w:rPr>
        <w:lastRenderedPageBreak/>
        <w:t>概述</w:t>
      </w:r>
      <w:bookmarkEnd w:id="6"/>
    </w:p>
    <w:p w:rsidR="004A5541" w:rsidRDefault="00DE4E0F">
      <w:pPr>
        <w:pStyle w:val="2"/>
        <w:numPr>
          <w:ilvl w:val="1"/>
          <w:numId w:val="1"/>
        </w:numPr>
        <w:rPr>
          <w:rFonts w:asciiTheme="minorEastAsia" w:eastAsiaTheme="minorEastAsia" w:hAnsiTheme="minorEastAsia"/>
        </w:rPr>
      </w:pPr>
      <w:bookmarkStart w:id="8" w:name="_Toc2088"/>
      <w:r>
        <w:rPr>
          <w:rFonts w:asciiTheme="minorEastAsia" w:eastAsiaTheme="minorEastAsia" w:hAnsiTheme="minorEastAsia" w:hint="eastAsia"/>
        </w:rPr>
        <w:t>目的</w:t>
      </w:r>
      <w:bookmarkEnd w:id="2"/>
      <w:bookmarkEnd w:id="7"/>
      <w:bookmarkEnd w:id="8"/>
    </w:p>
    <w:p w:rsidR="004A5541" w:rsidRDefault="00DE4E0F">
      <w:pPr>
        <w:pStyle w:val="msolistparagraph0"/>
        <w:widowControl/>
        <w:jc w:val="left"/>
        <w:rPr>
          <w:rFonts w:asciiTheme="minorEastAsia" w:eastAsiaTheme="minorEastAsia" w:hAnsiTheme="minorEastAsia"/>
        </w:rPr>
      </w:pPr>
      <w:r>
        <w:rPr>
          <w:rFonts w:asciiTheme="minorEastAsia" w:eastAsiaTheme="minorEastAsia" w:hAnsiTheme="minorEastAsia" w:cs="宋体" w:hint="eastAsia"/>
        </w:rPr>
        <w:t>本文档为通过通联支付存管通接入银行存管系统的P2P平台开发者编写。</w:t>
      </w:r>
    </w:p>
    <w:p w:rsidR="004A5541" w:rsidRDefault="00DE4E0F">
      <w:pPr>
        <w:pStyle w:val="msolistparagraph0"/>
        <w:widowControl/>
        <w:jc w:val="left"/>
        <w:rPr>
          <w:rFonts w:asciiTheme="minorEastAsia" w:eastAsiaTheme="minorEastAsia" w:hAnsiTheme="minorEastAsia"/>
        </w:rPr>
      </w:pPr>
      <w:r>
        <w:rPr>
          <w:rFonts w:asciiTheme="minorEastAsia" w:eastAsiaTheme="minorEastAsia" w:hAnsiTheme="minorEastAsia" w:cs="宋体" w:hint="eastAsia"/>
        </w:rPr>
        <w:t>本文档为存管通的开发者和相关人员提供有效的指引和帮助。</w:t>
      </w:r>
    </w:p>
    <w:p w:rsidR="004A5541" w:rsidRDefault="00DE4E0F">
      <w:pPr>
        <w:pStyle w:val="msolistparagraph0"/>
        <w:widowControl/>
        <w:jc w:val="left"/>
        <w:rPr>
          <w:rFonts w:asciiTheme="minorEastAsia" w:eastAsiaTheme="minorEastAsia" w:hAnsiTheme="minorEastAsia"/>
        </w:rPr>
      </w:pPr>
      <w:r>
        <w:rPr>
          <w:rFonts w:asciiTheme="minorEastAsia" w:eastAsiaTheme="minorEastAsia" w:hAnsiTheme="minorEastAsia" w:cs="宋体" w:hint="eastAsia"/>
        </w:rPr>
        <w:t>本文档的目标读者为技术人员。</w:t>
      </w:r>
    </w:p>
    <w:p w:rsidR="004A5541" w:rsidRDefault="00DE4E0F">
      <w:pPr>
        <w:pStyle w:val="2"/>
        <w:numPr>
          <w:ilvl w:val="1"/>
          <w:numId w:val="1"/>
        </w:numPr>
        <w:rPr>
          <w:rFonts w:asciiTheme="minorEastAsia" w:eastAsiaTheme="minorEastAsia" w:hAnsiTheme="minorEastAsia"/>
        </w:rPr>
      </w:pPr>
      <w:bookmarkStart w:id="9" w:name="_Toc4911"/>
      <w:bookmarkStart w:id="10" w:name="_Toc470274797"/>
      <w:bookmarkStart w:id="11" w:name="_Toc27577"/>
      <w:r>
        <w:rPr>
          <w:rFonts w:asciiTheme="minorEastAsia" w:eastAsiaTheme="minorEastAsia" w:hAnsiTheme="minorEastAsia" w:hint="eastAsia"/>
        </w:rPr>
        <w:t>定义</w:t>
      </w:r>
      <w:bookmarkEnd w:id="9"/>
    </w:p>
    <w:p w:rsidR="004A5541" w:rsidRDefault="00DE4E0F">
      <w:pPr>
        <w:numPr>
          <w:ilvl w:val="0"/>
          <w:numId w:val="2"/>
        </w:numPr>
        <w:ind w:left="845"/>
      </w:pPr>
      <w:r>
        <w:rPr>
          <w:rFonts w:hint="eastAsia"/>
        </w:rPr>
        <w:t>银行存管系统：银行</w:t>
      </w:r>
      <w:r>
        <w:rPr>
          <w:rFonts w:ascii="宋体" w:hAnsi="宋体" w:hint="eastAsia"/>
          <w:snapToGrid w:val="0"/>
          <w:kern w:val="0"/>
          <w:szCs w:val="21"/>
        </w:rPr>
        <w:t>开发部署的P2P网络借贷平台资金存管业务管理系统，以下简称“存管系统”。</w:t>
      </w:r>
    </w:p>
    <w:p w:rsidR="004A5541" w:rsidRDefault="00DE4E0F">
      <w:pPr>
        <w:numPr>
          <w:ilvl w:val="0"/>
          <w:numId w:val="2"/>
        </w:numPr>
        <w:ind w:left="845"/>
      </w:pPr>
      <w:r>
        <w:rPr>
          <w:rFonts w:hint="eastAsia"/>
        </w:rPr>
        <w:t>存管通：通联支付开发的存管系统接入前置系统，负责平台指令的转发以及部分交易预处理。</w:t>
      </w:r>
    </w:p>
    <w:p w:rsidR="004A5541" w:rsidRDefault="00DE4E0F">
      <w:pPr>
        <w:numPr>
          <w:ilvl w:val="0"/>
          <w:numId w:val="2"/>
        </w:numPr>
        <w:ind w:left="845"/>
      </w:pPr>
      <w:r>
        <w:rPr>
          <w:rFonts w:hint="eastAsia"/>
        </w:rPr>
        <w:t>账户集：银行存管系统为平台开立的一整套资金管理账户集合的编号，该编号也将配置在存管通系统中。</w:t>
      </w:r>
    </w:p>
    <w:p w:rsidR="004A5541" w:rsidRDefault="00DE4E0F">
      <w:pPr>
        <w:pStyle w:val="2"/>
        <w:numPr>
          <w:ilvl w:val="1"/>
          <w:numId w:val="1"/>
        </w:numPr>
        <w:rPr>
          <w:rFonts w:asciiTheme="minorEastAsia" w:eastAsiaTheme="minorEastAsia" w:hAnsiTheme="minorEastAsia"/>
        </w:rPr>
      </w:pPr>
      <w:bookmarkStart w:id="12" w:name="_Toc13907"/>
      <w:r>
        <w:rPr>
          <w:rFonts w:asciiTheme="minorEastAsia" w:eastAsiaTheme="minorEastAsia" w:hAnsiTheme="minorEastAsia" w:hint="eastAsia"/>
        </w:rPr>
        <w:t>系统对接前的准备工作</w:t>
      </w:r>
      <w:bookmarkEnd w:id="10"/>
      <w:bookmarkEnd w:id="11"/>
      <w:bookmarkEnd w:id="12"/>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与银行签订“P2P网贷平台存管服务协议”</w:t>
      </w:r>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获取银行存管系统管理后台登录名及密码</w:t>
      </w:r>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银行完成存管系统入网配置，并通知通联支付同步完成存管通系统入网</w:t>
      </w:r>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获取银行存管系统账户集编号（即accountSetNo，例如100000）</w:t>
      </w:r>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获取存管</w:t>
      </w:r>
      <w:proofErr w:type="gramStart"/>
      <w:r>
        <w:rPr>
          <w:rFonts w:asciiTheme="minorEastAsia" w:eastAsiaTheme="minorEastAsia" w:hAnsiTheme="minorEastAsia" w:hint="eastAsia"/>
        </w:rPr>
        <w:t>通应用</w:t>
      </w:r>
      <w:proofErr w:type="gramEnd"/>
      <w:r>
        <w:rPr>
          <w:rFonts w:asciiTheme="minorEastAsia" w:eastAsiaTheme="minorEastAsia" w:hAnsiTheme="minorEastAsia" w:hint="eastAsia"/>
        </w:rPr>
        <w:t>系统编号（即sysid，例如</w:t>
      </w:r>
      <w:r>
        <w:rPr>
          <w:rFonts w:asciiTheme="minorEastAsia" w:eastAsiaTheme="minorEastAsia" w:hAnsiTheme="minorEastAsia"/>
        </w:rPr>
        <w:t>1000</w:t>
      </w:r>
      <w:r>
        <w:rPr>
          <w:rFonts w:asciiTheme="minorEastAsia" w:eastAsiaTheme="minorEastAsia" w:hAnsiTheme="minorEastAsia" w:hint="eastAsia"/>
        </w:rPr>
        <w:t>99</w:t>
      </w:r>
      <w:r>
        <w:rPr>
          <w:rFonts w:asciiTheme="minorEastAsia" w:eastAsiaTheme="minorEastAsia" w:hAnsiTheme="minorEastAsia"/>
        </w:rPr>
        <w:t>900012</w:t>
      </w:r>
      <w:r>
        <w:rPr>
          <w:rFonts w:asciiTheme="minorEastAsia" w:eastAsiaTheme="minorEastAsia" w:hAnsiTheme="minorEastAsia" w:hint="eastAsia"/>
        </w:rPr>
        <w:t>）</w:t>
      </w:r>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获取存管通证书文件</w:t>
      </w:r>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获取存管通证书密码</w:t>
      </w:r>
    </w:p>
    <w:p w:rsidR="004A5541" w:rsidRDefault="00DE4E0F">
      <w:pPr>
        <w:numPr>
          <w:ilvl w:val="0"/>
          <w:numId w:val="3"/>
        </w:numPr>
        <w:ind w:left="840"/>
        <w:rPr>
          <w:rFonts w:asciiTheme="minorEastAsia" w:eastAsiaTheme="minorEastAsia" w:hAnsiTheme="minorEastAsia"/>
        </w:rPr>
      </w:pPr>
      <w:r>
        <w:rPr>
          <w:rFonts w:asciiTheme="minorEastAsia" w:eastAsiaTheme="minorEastAsia" w:hAnsiTheme="minorEastAsia" w:hint="eastAsia"/>
        </w:rPr>
        <w:t>获取存管通系统接入URL</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注：本接口文档仅用于P2P系统接入存管通，P2P平台账户操作及查询请登录银行存管系统进行管理。</w:t>
      </w:r>
    </w:p>
    <w:p w:rsidR="004A5541" w:rsidRDefault="00DE4E0F">
      <w:pPr>
        <w:pStyle w:val="1"/>
        <w:numPr>
          <w:ilvl w:val="0"/>
          <w:numId w:val="1"/>
        </w:numPr>
        <w:rPr>
          <w:rFonts w:asciiTheme="minorEastAsia" w:eastAsiaTheme="minorEastAsia" w:hAnsiTheme="minorEastAsia"/>
        </w:rPr>
      </w:pPr>
      <w:r>
        <w:rPr>
          <w:rFonts w:asciiTheme="minorEastAsia" w:eastAsiaTheme="minorEastAsia" w:hAnsiTheme="minorEastAsia"/>
        </w:rPr>
        <w:br w:type="page"/>
      </w:r>
      <w:bookmarkStart w:id="13" w:name="_Toc31953"/>
      <w:bookmarkStart w:id="14" w:name="_Toc23338"/>
      <w:r>
        <w:rPr>
          <w:rFonts w:asciiTheme="minorEastAsia" w:eastAsiaTheme="minorEastAsia" w:hAnsiTheme="minorEastAsia" w:hint="eastAsia"/>
        </w:rPr>
        <w:lastRenderedPageBreak/>
        <w:t>接口通讯</w:t>
      </w:r>
      <w:bookmarkEnd w:id="3"/>
      <w:bookmarkEnd w:id="4"/>
      <w:bookmarkEnd w:id="5"/>
      <w:bookmarkEnd w:id="13"/>
      <w:bookmarkEnd w:id="14"/>
    </w:p>
    <w:p w:rsidR="004A5541" w:rsidRDefault="00DE4E0F">
      <w:pPr>
        <w:pStyle w:val="2"/>
        <w:numPr>
          <w:ilvl w:val="1"/>
          <w:numId w:val="1"/>
        </w:numPr>
        <w:rPr>
          <w:rFonts w:asciiTheme="minorEastAsia" w:eastAsiaTheme="minorEastAsia" w:hAnsiTheme="minorEastAsia"/>
        </w:rPr>
      </w:pPr>
      <w:bookmarkStart w:id="15" w:name="_Toc4838"/>
      <w:bookmarkStart w:id="16" w:name="_Toc245896907"/>
      <w:bookmarkStart w:id="17" w:name="_Toc359918103"/>
      <w:bookmarkStart w:id="18" w:name="_Toc28943"/>
      <w:bookmarkStart w:id="19" w:name="_Toc227744991"/>
      <w:r>
        <w:rPr>
          <w:rFonts w:asciiTheme="minorEastAsia" w:eastAsiaTheme="minorEastAsia" w:hAnsiTheme="minorEastAsia" w:hint="eastAsia"/>
        </w:rPr>
        <w:t>通讯方式</w:t>
      </w:r>
      <w:bookmarkEnd w:id="15"/>
      <w:bookmarkEnd w:id="16"/>
      <w:bookmarkEnd w:id="17"/>
      <w:bookmarkEnd w:id="18"/>
      <w:bookmarkEnd w:id="19"/>
    </w:p>
    <w:p w:rsidR="004A5541" w:rsidRDefault="00DE4E0F">
      <w:pPr>
        <w:jc w:val="left"/>
        <w:rPr>
          <w:rFonts w:asciiTheme="minorEastAsia" w:eastAsiaTheme="minorEastAsia" w:hAnsiTheme="minorEastAsia"/>
        </w:rPr>
      </w:pPr>
      <w:r>
        <w:rPr>
          <w:rFonts w:asciiTheme="minorEastAsia" w:eastAsiaTheme="minorEastAsia" w:hAnsiTheme="minorEastAsia" w:hint="eastAsia"/>
        </w:rPr>
        <w:t>使用HTTP通讯方式，报文格式为JSON。</w:t>
      </w:r>
    </w:p>
    <w:p w:rsidR="004A5541" w:rsidRDefault="00DE4E0F">
      <w:pPr>
        <w:pStyle w:val="2"/>
        <w:numPr>
          <w:ilvl w:val="1"/>
          <w:numId w:val="1"/>
        </w:numPr>
        <w:rPr>
          <w:rFonts w:asciiTheme="minorEastAsia" w:eastAsiaTheme="minorEastAsia" w:hAnsiTheme="minorEastAsia"/>
        </w:rPr>
      </w:pPr>
      <w:bookmarkStart w:id="20" w:name="_Toc31468"/>
      <w:bookmarkStart w:id="21" w:name="_Toc227744992"/>
      <w:bookmarkStart w:id="22" w:name="_Toc359918105"/>
      <w:bookmarkStart w:id="23" w:name="_Toc245896908"/>
      <w:bookmarkStart w:id="24" w:name="_Toc21651"/>
      <w:r>
        <w:rPr>
          <w:rFonts w:asciiTheme="minorEastAsia" w:eastAsiaTheme="minorEastAsia" w:hAnsiTheme="minorEastAsia" w:hint="eastAsia"/>
        </w:rPr>
        <w:t>信息体说明</w:t>
      </w:r>
      <w:bookmarkEnd w:id="20"/>
      <w:bookmarkEnd w:id="21"/>
      <w:bookmarkEnd w:id="22"/>
      <w:bookmarkEnd w:id="23"/>
      <w:bookmarkEnd w:id="24"/>
    </w:p>
    <w:p w:rsidR="004A5541" w:rsidRDefault="00DE4E0F">
      <w:pPr>
        <w:rPr>
          <w:rFonts w:asciiTheme="minorEastAsia" w:eastAsiaTheme="minorEastAsia" w:hAnsiTheme="minorEastAsia"/>
        </w:rPr>
      </w:pPr>
      <w:r>
        <w:rPr>
          <w:rFonts w:asciiTheme="minorEastAsia" w:eastAsiaTheme="minorEastAsia" w:hAnsiTheme="minorEastAsia" w:hint="eastAsia"/>
        </w:rPr>
        <w:t>本系统报文接口数据使用</w:t>
      </w:r>
      <w:r>
        <w:rPr>
          <w:rFonts w:asciiTheme="minorEastAsia" w:eastAsiaTheme="minorEastAsia" w:hAnsiTheme="minorEastAsia" w:hint="eastAsia"/>
          <w:bCs/>
        </w:rPr>
        <w:t>urlencode</w:t>
      </w:r>
      <w:r>
        <w:rPr>
          <w:rFonts w:asciiTheme="minorEastAsia" w:eastAsiaTheme="minorEastAsia" w:hAnsiTheme="minorEastAsia" w:hint="eastAsia"/>
        </w:rPr>
        <w:t>编码。</w:t>
      </w:r>
    </w:p>
    <w:p w:rsidR="004A5541" w:rsidRDefault="00DE4E0F">
      <w:pPr>
        <w:pStyle w:val="2"/>
        <w:numPr>
          <w:ilvl w:val="1"/>
          <w:numId w:val="1"/>
        </w:numPr>
        <w:rPr>
          <w:rFonts w:asciiTheme="minorEastAsia" w:eastAsiaTheme="minorEastAsia" w:hAnsiTheme="minorEastAsia"/>
        </w:rPr>
      </w:pPr>
      <w:bookmarkStart w:id="25" w:name="_Toc25377"/>
      <w:bookmarkStart w:id="26" w:name="_Toc26536"/>
      <w:r>
        <w:rPr>
          <w:rFonts w:asciiTheme="minorEastAsia" w:eastAsiaTheme="minorEastAsia" w:hAnsiTheme="minorEastAsia" w:hint="eastAsia"/>
        </w:rPr>
        <w:t>报文说明</w:t>
      </w:r>
      <w:bookmarkEnd w:id="25"/>
      <w:bookmarkEnd w:id="26"/>
    </w:p>
    <w:p w:rsidR="004A5541" w:rsidRDefault="00DE4E0F">
      <w:pPr>
        <w:ind w:firstLineChars="200" w:firstLine="420"/>
        <w:rPr>
          <w:rFonts w:asciiTheme="minorEastAsia" w:eastAsiaTheme="minorEastAsia" w:hAnsiTheme="minorEastAsia"/>
        </w:rPr>
      </w:pPr>
      <w:r>
        <w:rPr>
          <w:rFonts w:asciiTheme="minorEastAsia" w:eastAsiaTheme="minorEastAsia" w:hAnsiTheme="minorEastAsia" w:hint="eastAsia"/>
        </w:rPr>
        <w:t>报文规范中各参数如果不可空，则必须填写，否则报错。如果参数为空，那么该参数可以在JSON报文中出现，也可以不出现。所有金额以分为单位。</w:t>
      </w:r>
    </w:p>
    <w:p w:rsidR="004A5541" w:rsidRDefault="004A5541">
      <w:pPr>
        <w:ind w:firstLineChars="200" w:firstLine="420"/>
        <w:rPr>
          <w:rFonts w:asciiTheme="minorEastAsia" w:eastAsiaTheme="minorEastAsia" w:hAnsiTheme="minorEastAsia"/>
        </w:rPr>
      </w:pPr>
    </w:p>
    <w:p w:rsidR="004A5541" w:rsidRDefault="004A5541">
      <w:pPr>
        <w:ind w:firstLineChars="200" w:firstLine="420"/>
        <w:rPr>
          <w:rFonts w:asciiTheme="minorEastAsia" w:eastAsiaTheme="minorEastAsia" w:hAnsiTheme="minorEastAsia"/>
        </w:rPr>
      </w:pPr>
    </w:p>
    <w:p w:rsidR="004A5541" w:rsidRDefault="00DE4E0F">
      <w:pPr>
        <w:pStyle w:val="1"/>
        <w:numPr>
          <w:ilvl w:val="0"/>
          <w:numId w:val="1"/>
        </w:numPr>
        <w:rPr>
          <w:rFonts w:asciiTheme="minorEastAsia" w:eastAsiaTheme="minorEastAsia" w:hAnsiTheme="minorEastAsia"/>
        </w:rPr>
      </w:pPr>
      <w:r>
        <w:rPr>
          <w:rFonts w:asciiTheme="minorEastAsia" w:eastAsiaTheme="minorEastAsia" w:hAnsiTheme="minorEastAsia"/>
        </w:rPr>
        <w:br w:type="page"/>
      </w:r>
      <w:bookmarkStart w:id="27" w:name="_Toc28166"/>
      <w:bookmarkStart w:id="28" w:name="_Toc21020"/>
      <w:r>
        <w:rPr>
          <w:rFonts w:asciiTheme="minorEastAsia" w:eastAsiaTheme="minorEastAsia" w:hAnsiTheme="minorEastAsia" w:hint="eastAsia"/>
        </w:rPr>
        <w:lastRenderedPageBreak/>
        <w:t>接口说明</w:t>
      </w:r>
      <w:bookmarkEnd w:id="27"/>
      <w:bookmarkEnd w:id="28"/>
    </w:p>
    <w:p w:rsidR="004A5541" w:rsidRDefault="00DE4E0F">
      <w:pPr>
        <w:pStyle w:val="2"/>
        <w:numPr>
          <w:ilvl w:val="1"/>
          <w:numId w:val="1"/>
        </w:numPr>
        <w:rPr>
          <w:rFonts w:asciiTheme="minorEastAsia" w:eastAsiaTheme="minorEastAsia" w:hAnsiTheme="minorEastAsia"/>
        </w:rPr>
      </w:pPr>
      <w:bookmarkStart w:id="29" w:name="_Toc31967"/>
      <w:bookmarkStart w:id="30" w:name="_Toc9063"/>
      <w:r>
        <w:rPr>
          <w:rFonts w:asciiTheme="minorEastAsia" w:eastAsiaTheme="minorEastAsia" w:hAnsiTheme="minorEastAsia" w:hint="eastAsia"/>
        </w:rPr>
        <w:t>请求数据</w:t>
      </w:r>
      <w:bookmarkEnd w:id="29"/>
      <w:bookmarkEnd w:id="30"/>
    </w:p>
    <w:p w:rsidR="004A5541" w:rsidRDefault="004A5541">
      <w:pPr>
        <w:rPr>
          <w:rFonts w:asciiTheme="minorEastAsia" w:eastAsiaTheme="minorEastAsia" w:hAnsiTheme="minorEastAsia"/>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8"/>
        <w:gridCol w:w="1007"/>
        <w:gridCol w:w="8336"/>
      </w:tblGrid>
      <w:tr w:rsidR="004A5541">
        <w:tc>
          <w:tcPr>
            <w:tcW w:w="1695"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参数项</w:t>
            </w:r>
          </w:p>
        </w:tc>
        <w:tc>
          <w:tcPr>
            <w:tcW w:w="833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参数解析</w:t>
            </w:r>
          </w:p>
        </w:tc>
      </w:tr>
      <w:tr w:rsidR="004A5541">
        <w:tc>
          <w:tcPr>
            <w:tcW w:w="169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833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存管通分配给P2P平台的系统编号</w:t>
            </w:r>
          </w:p>
        </w:tc>
      </w:tr>
      <w:tr w:rsidR="004A5541">
        <w:tc>
          <w:tcPr>
            <w:tcW w:w="169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8336"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签名，通过签名机制，防止应用的请求参数被非法篡改</w:t>
            </w:r>
            <w:r>
              <w:rPr>
                <w:rStyle w:val="apple-style-span"/>
                <w:rFonts w:asciiTheme="minorEastAsia" w:eastAsiaTheme="minorEastAsia" w:hAnsiTheme="minorEastAsia" w:hint="eastAsia"/>
                <w:color w:val="000000"/>
                <w:sz w:val="18"/>
                <w:szCs w:val="18"/>
              </w:rPr>
              <w:t>，业务系统必须保证该值不被泄露</w:t>
            </w:r>
          </w:p>
        </w:tc>
      </w:tr>
      <w:tr w:rsidR="004A5541">
        <w:tc>
          <w:tcPr>
            <w:tcW w:w="169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8336"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请求的时间戳</w:t>
            </w:r>
            <w:r>
              <w:rPr>
                <w:rStyle w:val="apple-style-span"/>
                <w:rFonts w:asciiTheme="minorEastAsia" w:eastAsiaTheme="minorEastAsia" w:hAnsiTheme="minorEastAsia" w:hint="eastAsia"/>
                <w:color w:val="000000"/>
                <w:sz w:val="18"/>
                <w:szCs w:val="18"/>
              </w:rPr>
              <w:t>，接入系统的时间误差不能超过10分钟，格式：</w:t>
            </w:r>
            <w:r>
              <w:rPr>
                <w:rStyle w:val="apple-style-span"/>
                <w:rFonts w:asciiTheme="minorEastAsia" w:eastAsiaTheme="minorEastAsia" w:hAnsiTheme="minorEastAsia"/>
                <w:color w:val="000000"/>
                <w:sz w:val="18"/>
                <w:szCs w:val="18"/>
              </w:rPr>
              <w:t>yyyy-MM-dd HH:mm:ss</w:t>
            </w:r>
          </w:p>
        </w:tc>
      </w:tr>
      <w:tr w:rsidR="004A5541">
        <w:tc>
          <w:tcPr>
            <w:tcW w:w="169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833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r>
      <w:tr w:rsidR="004A5541">
        <w:tc>
          <w:tcPr>
            <w:tcW w:w="68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343" w:type="dxa"/>
            <w:gridSpan w:val="2"/>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服务请求的JSON对象</w:t>
            </w:r>
          </w:p>
        </w:tc>
      </w:tr>
      <w:tr w:rsidR="004A5541">
        <w:tc>
          <w:tcPr>
            <w:tcW w:w="688" w:type="dxa"/>
            <w:vMerge/>
          </w:tcPr>
          <w:p w:rsidR="004A5541" w:rsidRDefault="004A5541">
            <w:pPr>
              <w:rPr>
                <w:rFonts w:asciiTheme="minorEastAsia" w:eastAsiaTheme="minorEastAsia" w:hAnsiTheme="minorEastAsia"/>
                <w:sz w:val="18"/>
                <w:szCs w:val="18"/>
              </w:rPr>
            </w:pPr>
          </w:p>
        </w:tc>
        <w:tc>
          <w:tcPr>
            <w:tcW w:w="100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833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请求调用的服务对象。</w:t>
            </w:r>
          </w:p>
        </w:tc>
      </w:tr>
      <w:tr w:rsidR="004A5541">
        <w:tc>
          <w:tcPr>
            <w:tcW w:w="688" w:type="dxa"/>
            <w:vMerge/>
          </w:tcPr>
          <w:p w:rsidR="004A5541" w:rsidRDefault="004A5541">
            <w:pPr>
              <w:rPr>
                <w:rFonts w:asciiTheme="minorEastAsia" w:eastAsiaTheme="minorEastAsia" w:hAnsiTheme="minorEastAsia"/>
                <w:sz w:val="18"/>
                <w:szCs w:val="18"/>
              </w:rPr>
            </w:pPr>
          </w:p>
        </w:tc>
        <w:tc>
          <w:tcPr>
            <w:tcW w:w="100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833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请求调用的方法。</w:t>
            </w:r>
          </w:p>
        </w:tc>
      </w:tr>
      <w:tr w:rsidR="004A5541">
        <w:tc>
          <w:tcPr>
            <w:tcW w:w="688" w:type="dxa"/>
            <w:vMerge/>
          </w:tcPr>
          <w:p w:rsidR="004A5541" w:rsidRDefault="004A5541">
            <w:pPr>
              <w:rPr>
                <w:rFonts w:asciiTheme="minorEastAsia" w:eastAsiaTheme="minorEastAsia" w:hAnsiTheme="minorEastAsia"/>
                <w:sz w:val="18"/>
                <w:szCs w:val="18"/>
              </w:rPr>
            </w:pPr>
          </w:p>
        </w:tc>
        <w:tc>
          <w:tcPr>
            <w:tcW w:w="100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33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请求参数，也是一个嵌套的JSON对象，key为参数名称，value为参数值。</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1" w:name="_Toc31015"/>
      <w:bookmarkStart w:id="32" w:name="_Toc19003"/>
      <w:r>
        <w:rPr>
          <w:rFonts w:asciiTheme="minorEastAsia" w:eastAsiaTheme="minorEastAsia" w:hAnsiTheme="minorEastAsia" w:hint="eastAsia"/>
        </w:rPr>
        <w:t>返回数据</w:t>
      </w:r>
      <w:bookmarkEnd w:id="31"/>
      <w:bookmarkEnd w:id="32"/>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1"/>
        <w:gridCol w:w="8550"/>
      </w:tblGrid>
      <w:tr w:rsidR="004A5541">
        <w:tc>
          <w:tcPr>
            <w:tcW w:w="1481"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参数项</w:t>
            </w:r>
          </w:p>
        </w:tc>
        <w:tc>
          <w:tcPr>
            <w:tcW w:w="855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参数解析</w:t>
            </w:r>
          </w:p>
        </w:tc>
      </w:tr>
      <w:tr w:rsidR="004A5541">
        <w:tc>
          <w:tcPr>
            <w:tcW w:w="148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85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服务调用是否成功，“OK”表示成功，“error”表示失败。</w:t>
            </w:r>
          </w:p>
        </w:tc>
      </w:tr>
      <w:tr w:rsidR="004A5541">
        <w:tc>
          <w:tcPr>
            <w:tcW w:w="148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85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返回内容，同时也是签名内容。</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c>
          <w:tcPr>
            <w:tcW w:w="148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85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r>
      <w:tr w:rsidR="004A5541">
        <w:tc>
          <w:tcPr>
            <w:tcW w:w="148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85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当请求失败时返回的错误代码，仅当status=error时有效。</w:t>
            </w:r>
          </w:p>
        </w:tc>
      </w:tr>
      <w:tr w:rsidR="004A5541">
        <w:tc>
          <w:tcPr>
            <w:tcW w:w="148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85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当请求失败时返回的错误信息，仅当status=error时有效。</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3" w:name="_Toc25940"/>
      <w:bookmarkStart w:id="34" w:name="_Toc7618"/>
      <w:r>
        <w:rPr>
          <w:rFonts w:asciiTheme="minorEastAsia" w:eastAsiaTheme="minorEastAsia" w:hAnsiTheme="minorEastAsia" w:hint="eastAsia"/>
        </w:rPr>
        <w:t>请求、返回示例</w:t>
      </w:r>
      <w:bookmarkEnd w:id="33"/>
      <w:bookmarkEnd w:id="34"/>
    </w:p>
    <w:p w:rsidR="004A5541" w:rsidRDefault="00DE4E0F">
      <w:pPr>
        <w:numPr>
          <w:ilvl w:val="0"/>
          <w:numId w:val="4"/>
        </w:numPr>
        <w:rPr>
          <w:rFonts w:asciiTheme="minorEastAsia" w:eastAsiaTheme="minorEastAsia" w:hAnsiTheme="minorEastAsia"/>
        </w:rPr>
      </w:pPr>
      <w:r>
        <w:rPr>
          <w:rFonts w:asciiTheme="minorEastAsia" w:eastAsiaTheme="minorEastAsia" w:hAnsiTheme="minorEastAsia" w:hint="eastAsia"/>
        </w:rPr>
        <w:t>请求报文</w:t>
      </w:r>
    </w:p>
    <w:p w:rsidR="004A5541" w:rsidRDefault="00DE4E0F">
      <w:pPr>
        <w:ind w:left="420"/>
        <w:rPr>
          <w:rFonts w:asciiTheme="minorEastAsia" w:eastAsiaTheme="minorEastAsia" w:hAnsiTheme="minorEastAsia"/>
        </w:rPr>
      </w:pPr>
      <w:r>
        <w:rPr>
          <w:rFonts w:asciiTheme="minorEastAsia" w:eastAsiaTheme="minorEastAsia" w:hAnsiTheme="minorEastAsia" w:hint="eastAsia"/>
        </w:rPr>
        <w:t>http://192.168.1.110/srv/soa?sysid=128984721&amp;sign=DA944624C718CAA806A5E5555D78ED9B&amp;timestamp=2010-03-01 12:12:12&amp;v=1.0&amp;req</w:t>
      </w:r>
      <w:proofErr w:type="gramStart"/>
      <w:r>
        <w:rPr>
          <w:rFonts w:asciiTheme="minorEastAsia" w:eastAsiaTheme="minorEastAsia" w:hAnsiTheme="minorEastAsia" w:hint="eastAsia"/>
        </w:rPr>
        <w:t>={</w:t>
      </w:r>
      <w:proofErr w:type="gramEnd"/>
      <w:r>
        <w:rPr>
          <w:rFonts w:asciiTheme="minorEastAsia" w:eastAsiaTheme="minorEastAsia" w:hAnsiTheme="minorEastAsia" w:hint="eastAsia"/>
        </w:rPr>
        <w:t>"service":"AmsService", "method":"queryAccount", "param" : {"userId" : "USJWLS27WF9SA"}}</w:t>
      </w:r>
    </w:p>
    <w:p w:rsidR="004A5541" w:rsidRDefault="00DE4E0F">
      <w:pPr>
        <w:numPr>
          <w:ilvl w:val="0"/>
          <w:numId w:val="4"/>
        </w:numPr>
        <w:rPr>
          <w:rFonts w:asciiTheme="minorEastAsia" w:eastAsiaTheme="minorEastAsia" w:hAnsiTheme="minorEastAsia"/>
        </w:rPr>
      </w:pPr>
      <w:r>
        <w:rPr>
          <w:rFonts w:asciiTheme="minorEastAsia" w:eastAsiaTheme="minorEastAsia" w:hAnsiTheme="minorEastAsia" w:hint="eastAsia"/>
        </w:rPr>
        <w:t>响应报文</w:t>
      </w:r>
    </w:p>
    <w:p w:rsidR="004A5541" w:rsidRDefault="00DE4E0F">
      <w:pPr>
        <w:numPr>
          <w:ilvl w:val="0"/>
          <w:numId w:val="5"/>
        </w:numPr>
        <w:ind w:left="840"/>
        <w:rPr>
          <w:rFonts w:asciiTheme="minorEastAsia" w:eastAsiaTheme="minorEastAsia" w:hAnsiTheme="minorEastAsia"/>
        </w:rPr>
      </w:pPr>
      <w:r>
        <w:rPr>
          <w:rFonts w:asciiTheme="minorEastAsia" w:eastAsiaTheme="minorEastAsia" w:hAnsiTheme="minorEastAsia" w:hint="eastAsia"/>
        </w:rPr>
        <w:t>成功：</w:t>
      </w:r>
    </w:p>
    <w:p w:rsidR="004A5541" w:rsidRDefault="00DE4E0F">
      <w:pPr>
        <w:ind w:left="420"/>
        <w:rPr>
          <w:rFonts w:asciiTheme="minorEastAsia" w:eastAsiaTheme="minorEastAsia" w:hAnsiTheme="minorEastAsia"/>
        </w:rPr>
      </w:pPr>
      <w:r>
        <w:rPr>
          <w:rFonts w:asciiTheme="minorEastAsia" w:eastAsiaTheme="minorEastAsia" w:hAnsiTheme="minorEastAsia" w:hint="eastAsia"/>
        </w:rPr>
        <w:t>{"status":"OK","signedValue":{"amount":0,"accountTypeName":"现金账户"}, sign":"jd45fer1f3asd4rf5ew4r56e"}</w:t>
      </w:r>
    </w:p>
    <w:p w:rsidR="004A5541" w:rsidRDefault="00DE4E0F">
      <w:pPr>
        <w:numPr>
          <w:ilvl w:val="0"/>
          <w:numId w:val="5"/>
        </w:numPr>
        <w:ind w:left="840"/>
        <w:rPr>
          <w:rFonts w:asciiTheme="minorEastAsia" w:eastAsiaTheme="minorEastAsia" w:hAnsiTheme="minorEastAsia"/>
        </w:rPr>
      </w:pPr>
      <w:r>
        <w:rPr>
          <w:rFonts w:asciiTheme="minorEastAsia" w:eastAsiaTheme="minorEastAsia" w:hAnsiTheme="minorEastAsia" w:hint="eastAsia"/>
        </w:rPr>
        <w:t>失败：</w:t>
      </w:r>
    </w:p>
    <w:p w:rsidR="004A5541" w:rsidRDefault="00DE4E0F">
      <w:pPr>
        <w:ind w:left="420"/>
        <w:rPr>
          <w:rFonts w:asciiTheme="minorEastAsia" w:eastAsiaTheme="minorEastAsia" w:hAnsiTheme="minorEastAsia"/>
        </w:rPr>
      </w:pPr>
      <w:r>
        <w:rPr>
          <w:rFonts w:asciiTheme="minorEastAsia" w:eastAsiaTheme="minorEastAsia" w:hAnsiTheme="minorEastAsia" w:hint="eastAsia"/>
        </w:rPr>
        <w:t>{"status":"error","signedValue":"error","sign":"joqib1d4czEBkTtN0PiTs6DbnQ9V+GG5mH5",errorCod</w:t>
      </w:r>
      <w:r>
        <w:rPr>
          <w:rFonts w:asciiTheme="minorEastAsia" w:eastAsiaTheme="minorEastAsia" w:hAnsiTheme="minorEastAsia" w:hint="eastAsia"/>
        </w:rPr>
        <w:lastRenderedPageBreak/>
        <w:t>e":"9999","message":"内部错误"}</w:t>
      </w:r>
    </w:p>
    <w:p w:rsidR="004A5541" w:rsidRDefault="00DE4E0F">
      <w:pPr>
        <w:pStyle w:val="2"/>
        <w:numPr>
          <w:ilvl w:val="1"/>
          <w:numId w:val="1"/>
        </w:numPr>
        <w:rPr>
          <w:rFonts w:asciiTheme="minorEastAsia" w:eastAsiaTheme="minorEastAsia" w:hAnsiTheme="minorEastAsia"/>
        </w:rPr>
      </w:pPr>
      <w:bookmarkStart w:id="35" w:name="_Toc1598"/>
      <w:bookmarkStart w:id="36" w:name="_Toc26569"/>
      <w:r>
        <w:rPr>
          <w:rFonts w:asciiTheme="minorEastAsia" w:eastAsiaTheme="minorEastAsia" w:hAnsiTheme="minorEastAsia" w:hint="eastAsia"/>
        </w:rPr>
        <w:t>签名以及验签机制</w:t>
      </w:r>
      <w:bookmarkEnd w:id="35"/>
      <w:bookmarkEnd w:id="36"/>
    </w:p>
    <w:p w:rsidR="004A5541" w:rsidRDefault="00DE4E0F">
      <w:pPr>
        <w:numPr>
          <w:ilvl w:val="0"/>
          <w:numId w:val="6"/>
        </w:numPr>
        <w:rPr>
          <w:rFonts w:asciiTheme="minorEastAsia" w:eastAsiaTheme="minorEastAsia" w:hAnsiTheme="minorEastAsia" w:cs="Calibri"/>
          <w:szCs w:val="21"/>
        </w:rPr>
      </w:pPr>
      <w:r>
        <w:rPr>
          <w:rFonts w:asciiTheme="minorEastAsia" w:eastAsiaTheme="minorEastAsia" w:hAnsiTheme="minorEastAsia" w:cs="Calibri" w:hint="eastAsia"/>
          <w:szCs w:val="21"/>
        </w:rPr>
        <w:t>签名</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t>签名算法：</w:t>
      </w:r>
      <w:r>
        <w:rPr>
          <w:rFonts w:asciiTheme="minorEastAsia" w:eastAsiaTheme="minorEastAsia" w:hAnsiTheme="minorEastAsia" w:cs="Calibri"/>
          <w:szCs w:val="21"/>
        </w:rPr>
        <w:t>SHA1WithRSA</w:t>
      </w:r>
      <w:r>
        <w:rPr>
          <w:rFonts w:asciiTheme="minorEastAsia" w:eastAsiaTheme="minorEastAsia" w:hAnsiTheme="minorEastAsia" w:cs="Calibri" w:hint="eastAsia"/>
          <w:szCs w:val="21"/>
        </w:rPr>
        <w:t>。</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t>签名密钥：私</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。私</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从证书文件中获取。</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t>签名内容：sysid + req + timestamp。</w:t>
      </w:r>
    </w:p>
    <w:p w:rsidR="004A5541" w:rsidRDefault="004A5541">
      <w:pPr>
        <w:ind w:left="425"/>
        <w:rPr>
          <w:rFonts w:asciiTheme="minorEastAsia" w:eastAsiaTheme="minorEastAsia" w:hAnsiTheme="minorEastAsia" w:cs="Calibri"/>
          <w:szCs w:val="21"/>
        </w:rPr>
      </w:pPr>
    </w:p>
    <w:p w:rsidR="004A5541" w:rsidRDefault="00DE4E0F">
      <w:pPr>
        <w:numPr>
          <w:ilvl w:val="0"/>
          <w:numId w:val="6"/>
        </w:numPr>
        <w:rPr>
          <w:rFonts w:asciiTheme="minorEastAsia" w:eastAsiaTheme="minorEastAsia" w:hAnsiTheme="minorEastAsia" w:cs="Calibri"/>
          <w:szCs w:val="21"/>
        </w:rPr>
      </w:pPr>
      <w:r>
        <w:rPr>
          <w:rFonts w:asciiTheme="minorEastAsia" w:eastAsiaTheme="minorEastAsia" w:hAnsiTheme="minorEastAsia" w:hint="eastAsia"/>
        </w:rPr>
        <w:t>验签</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t>签名算法：</w:t>
      </w:r>
      <w:r>
        <w:rPr>
          <w:rFonts w:asciiTheme="minorEastAsia" w:eastAsiaTheme="minorEastAsia" w:hAnsiTheme="minorEastAsia" w:cs="Calibri"/>
          <w:szCs w:val="21"/>
        </w:rPr>
        <w:t>SHA1WithRSA</w:t>
      </w:r>
      <w:r>
        <w:rPr>
          <w:rFonts w:asciiTheme="minorEastAsia" w:eastAsiaTheme="minorEastAsia" w:hAnsiTheme="minorEastAsia" w:cs="Calibri" w:hint="eastAsia"/>
          <w:szCs w:val="21"/>
        </w:rPr>
        <w:t>。</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t>签名密钥：公</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。公</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从证书文件中获取。</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t>签名内容：</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r>
      <w:r>
        <w:rPr>
          <w:rFonts w:asciiTheme="minorEastAsia" w:eastAsiaTheme="minorEastAsia" w:hAnsiTheme="minorEastAsia" w:cs="Calibri" w:hint="eastAsia"/>
          <w:szCs w:val="21"/>
        </w:rPr>
        <w:tab/>
        <w:t>后台通知：sysid + rps + timestamp。</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r>
      <w:r>
        <w:rPr>
          <w:rFonts w:asciiTheme="minorEastAsia" w:eastAsiaTheme="minorEastAsia" w:hAnsiTheme="minorEastAsia" w:cs="Calibri" w:hint="eastAsia"/>
          <w:szCs w:val="21"/>
        </w:rPr>
        <w:tab/>
        <w:t>其他：</w:t>
      </w:r>
      <w:r>
        <w:rPr>
          <w:rFonts w:asciiTheme="minorEastAsia" w:eastAsiaTheme="minorEastAsia" w:hAnsiTheme="minorEastAsia" w:hint="eastAsia"/>
        </w:rPr>
        <w:t>signedValue</w:t>
      </w:r>
      <w:r>
        <w:rPr>
          <w:rFonts w:asciiTheme="minorEastAsia" w:eastAsiaTheme="minorEastAsia" w:hAnsiTheme="minorEastAsia" w:cs="Calibri" w:hint="eastAsia"/>
          <w:szCs w:val="21"/>
        </w:rPr>
        <w:t>。</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ab/>
        <w:t>注：</w:t>
      </w:r>
      <w:proofErr w:type="gramStart"/>
      <w:r>
        <w:rPr>
          <w:rFonts w:asciiTheme="minorEastAsia" w:eastAsiaTheme="minorEastAsia" w:hAnsiTheme="minorEastAsia" w:cs="Calibri" w:hint="eastAsia"/>
          <w:szCs w:val="21"/>
        </w:rPr>
        <w:t>验签前需要</w:t>
      </w:r>
      <w:proofErr w:type="gramEnd"/>
      <w:r>
        <w:rPr>
          <w:rFonts w:asciiTheme="minorEastAsia" w:eastAsiaTheme="minorEastAsia" w:hAnsiTheme="minorEastAsia" w:cs="Calibri" w:hint="eastAsia"/>
          <w:szCs w:val="21"/>
        </w:rPr>
        <w:t>urlencoded解码。</w:t>
      </w:r>
    </w:p>
    <w:p w:rsidR="004A5541" w:rsidRDefault="004A5541">
      <w:pPr>
        <w:ind w:left="425"/>
        <w:rPr>
          <w:rFonts w:asciiTheme="minorEastAsia" w:eastAsiaTheme="minorEastAsia" w:hAnsiTheme="minorEastAsia" w:cs="Calibri"/>
          <w:szCs w:val="21"/>
        </w:rPr>
      </w:pPr>
    </w:p>
    <w:p w:rsidR="004A5541" w:rsidRDefault="00DE4E0F">
      <w:pPr>
        <w:pStyle w:val="2"/>
        <w:numPr>
          <w:ilvl w:val="1"/>
          <w:numId w:val="1"/>
        </w:numPr>
        <w:rPr>
          <w:rFonts w:asciiTheme="minorEastAsia" w:eastAsiaTheme="minorEastAsia" w:hAnsiTheme="minorEastAsia"/>
        </w:rPr>
      </w:pPr>
      <w:bookmarkStart w:id="37" w:name="_Toc5538"/>
      <w:bookmarkStart w:id="38" w:name="_Toc10767"/>
      <w:r>
        <w:rPr>
          <w:rFonts w:asciiTheme="minorEastAsia" w:eastAsiaTheme="minorEastAsia" w:hAnsiTheme="minorEastAsia" w:hint="eastAsia"/>
        </w:rPr>
        <w:t>前台和后台</w:t>
      </w:r>
      <w:bookmarkEnd w:id="37"/>
      <w:bookmarkEnd w:id="38"/>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前台：指的是以页面形式调用。</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后台：指的是以接口形式调用。</w:t>
      </w:r>
    </w:p>
    <w:p w:rsidR="004A5541" w:rsidRDefault="00DE4E0F">
      <w:pPr>
        <w:pStyle w:val="2"/>
        <w:numPr>
          <w:ilvl w:val="1"/>
          <w:numId w:val="1"/>
        </w:numPr>
        <w:rPr>
          <w:rFonts w:asciiTheme="minorEastAsia" w:eastAsiaTheme="minorEastAsia" w:hAnsiTheme="minorEastAsia"/>
        </w:rPr>
      </w:pPr>
      <w:bookmarkStart w:id="39" w:name="_Toc3582"/>
      <w:bookmarkStart w:id="40" w:name="_Toc21343"/>
      <w:r>
        <w:rPr>
          <w:rFonts w:asciiTheme="minorEastAsia" w:eastAsiaTheme="minorEastAsia" w:hAnsiTheme="minorEastAsia" w:hint="eastAsia"/>
        </w:rPr>
        <w:t>后台通知说明</w:t>
      </w:r>
      <w:bookmarkEnd w:id="39"/>
      <w:bookmarkEnd w:id="40"/>
    </w:p>
    <w:p w:rsidR="004A5541" w:rsidRDefault="00DE4E0F">
      <w:pPr>
        <w:rPr>
          <w:rFonts w:asciiTheme="minorEastAsia" w:eastAsiaTheme="minorEastAsia" w:hAnsiTheme="minorEastAsia"/>
        </w:rPr>
      </w:pPr>
      <w:r>
        <w:rPr>
          <w:rFonts w:asciiTheme="minorEastAsia" w:eastAsiaTheme="minorEastAsia" w:hAnsiTheme="minorEastAsia" w:hint="eastAsia"/>
        </w:rPr>
        <w:tab/>
        <w:t>后台通知规则：</w:t>
      </w:r>
    </w:p>
    <w:p w:rsidR="004A5541" w:rsidRDefault="00DE4E0F">
      <w:pPr>
        <w:numPr>
          <w:ilvl w:val="0"/>
          <w:numId w:val="7"/>
        </w:numPr>
        <w:rPr>
          <w:rFonts w:asciiTheme="minorEastAsia" w:eastAsiaTheme="minorEastAsia" w:hAnsiTheme="minorEastAsia"/>
        </w:rPr>
      </w:pPr>
      <w:r>
        <w:rPr>
          <w:rFonts w:asciiTheme="minorEastAsia" w:eastAsiaTheme="minorEastAsia" w:hAnsiTheme="minorEastAsia" w:hint="eastAsia"/>
        </w:rPr>
        <w:t>最多通知8次，通知频率为</w:t>
      </w:r>
      <w:r>
        <w:rPr>
          <w:rFonts w:asciiTheme="minorEastAsia" w:eastAsiaTheme="minorEastAsia" w:hAnsiTheme="minorEastAsia"/>
        </w:rPr>
        <w:t>5s,2m,10m,15m,1h,2h,6h,15h</w:t>
      </w:r>
      <w:r>
        <w:rPr>
          <w:rFonts w:asciiTheme="minorEastAsia" w:eastAsiaTheme="minorEastAsia" w:hAnsiTheme="minorEastAsia" w:hint="eastAsia"/>
        </w:rPr>
        <w:t>。</w:t>
      </w:r>
    </w:p>
    <w:p w:rsidR="004A5541" w:rsidRDefault="00DE4E0F">
      <w:pPr>
        <w:numPr>
          <w:ilvl w:val="0"/>
          <w:numId w:val="7"/>
        </w:numPr>
        <w:rPr>
          <w:rFonts w:asciiTheme="minorEastAsia" w:eastAsiaTheme="minorEastAsia" w:hAnsiTheme="minorEastAsia"/>
        </w:rPr>
      </w:pPr>
      <w:r>
        <w:rPr>
          <w:rFonts w:asciiTheme="minorEastAsia" w:eastAsiaTheme="minorEastAsia" w:hAnsiTheme="minorEastAsia" w:hint="eastAsia"/>
        </w:rPr>
        <w:t>当后台通知地址返回http的状态为200时，则认为通知成功，将停止通知。</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ab/>
        <w:t>后台通知条件：</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92"/>
        <w:gridCol w:w="3275"/>
        <w:gridCol w:w="3037"/>
      </w:tblGrid>
      <w:tr w:rsidR="004A5541">
        <w:tc>
          <w:tcPr>
            <w:tcW w:w="3892" w:type="dxa"/>
            <w:shd w:val="clear" w:color="auto" w:fill="B8CCE4"/>
          </w:tcPr>
          <w:p w:rsidR="004A5541" w:rsidRDefault="00DE4E0F">
            <w:pPr>
              <w:rPr>
                <w:rFonts w:asciiTheme="minorEastAsia" w:eastAsiaTheme="minorEastAsia" w:hAnsiTheme="minorEastAsia"/>
                <w:b/>
              </w:rPr>
            </w:pPr>
            <w:r>
              <w:rPr>
                <w:rFonts w:asciiTheme="minorEastAsia" w:eastAsiaTheme="minorEastAsia" w:hAnsiTheme="minorEastAsia" w:hint="eastAsia"/>
                <w:b/>
              </w:rPr>
              <w:t>订单类型</w:t>
            </w:r>
          </w:p>
        </w:tc>
        <w:tc>
          <w:tcPr>
            <w:tcW w:w="3275" w:type="dxa"/>
            <w:shd w:val="clear" w:color="auto" w:fill="B8CCE4"/>
          </w:tcPr>
          <w:p w:rsidR="004A5541" w:rsidRDefault="00DE4E0F">
            <w:pPr>
              <w:rPr>
                <w:rFonts w:asciiTheme="minorEastAsia" w:eastAsiaTheme="minorEastAsia" w:hAnsiTheme="minorEastAsia"/>
                <w:b/>
              </w:rPr>
            </w:pPr>
            <w:r>
              <w:rPr>
                <w:rFonts w:asciiTheme="minorEastAsia" w:eastAsiaTheme="minorEastAsia" w:hAnsiTheme="minorEastAsia" w:hint="eastAsia"/>
                <w:b/>
              </w:rPr>
              <w:t>后台通知条件</w:t>
            </w:r>
          </w:p>
        </w:tc>
        <w:tc>
          <w:tcPr>
            <w:tcW w:w="3037" w:type="dxa"/>
            <w:shd w:val="clear" w:color="auto" w:fill="B8CCE4"/>
          </w:tcPr>
          <w:p w:rsidR="004A5541" w:rsidRDefault="00DE4E0F">
            <w:pPr>
              <w:rPr>
                <w:rFonts w:asciiTheme="minorEastAsia" w:eastAsiaTheme="minorEastAsia" w:hAnsiTheme="minorEastAsia"/>
                <w:b/>
              </w:rPr>
            </w:pPr>
            <w:r>
              <w:rPr>
                <w:rFonts w:asciiTheme="minorEastAsia" w:eastAsiaTheme="minorEastAsia" w:hAnsiTheme="minorEastAsia" w:hint="eastAsia"/>
                <w:b/>
              </w:rPr>
              <w:t>说明</w:t>
            </w: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充值</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订单成功</w:t>
            </w:r>
          </w:p>
        </w:tc>
        <w:tc>
          <w:tcPr>
            <w:tcW w:w="3037" w:type="dxa"/>
          </w:tcPr>
          <w:p w:rsidR="004A5541" w:rsidRDefault="004A5541">
            <w:pPr>
              <w:rPr>
                <w:rFonts w:asciiTheme="minorEastAsia" w:eastAsiaTheme="minorEastAsia" w:hAnsiTheme="minorEastAsia"/>
              </w:rPr>
            </w:pP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提现</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订单成功、订单失败</w:t>
            </w:r>
          </w:p>
        </w:tc>
        <w:tc>
          <w:tcPr>
            <w:tcW w:w="3037" w:type="dxa"/>
          </w:tcPr>
          <w:p w:rsidR="004A5541" w:rsidRDefault="004A5541">
            <w:pPr>
              <w:rPr>
                <w:rFonts w:asciiTheme="minorEastAsia" w:eastAsiaTheme="minorEastAsia" w:hAnsiTheme="minorEastAsia"/>
              </w:rPr>
            </w:pP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托管代收</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订单成功</w:t>
            </w:r>
          </w:p>
        </w:tc>
        <w:tc>
          <w:tcPr>
            <w:tcW w:w="3037" w:type="dxa"/>
          </w:tcPr>
          <w:p w:rsidR="004A5541" w:rsidRDefault="004A5541">
            <w:pPr>
              <w:rPr>
                <w:rFonts w:asciiTheme="minorEastAsia" w:eastAsiaTheme="minorEastAsia" w:hAnsiTheme="minorEastAsia"/>
              </w:rPr>
            </w:pP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单笔托管代付</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订单成功</w:t>
            </w:r>
          </w:p>
        </w:tc>
        <w:tc>
          <w:tcPr>
            <w:tcW w:w="3037" w:type="dxa"/>
          </w:tcPr>
          <w:p w:rsidR="004A5541" w:rsidRDefault="004A5541">
            <w:pPr>
              <w:rPr>
                <w:rFonts w:asciiTheme="minorEastAsia" w:eastAsiaTheme="minorEastAsia" w:hAnsiTheme="minorEastAsia"/>
              </w:rPr>
            </w:pP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单笔托管代付（托管代付到银行账户）</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订单成功、订单失败</w:t>
            </w:r>
          </w:p>
        </w:tc>
        <w:tc>
          <w:tcPr>
            <w:tcW w:w="3037" w:type="dxa"/>
          </w:tcPr>
          <w:p w:rsidR="004A5541" w:rsidRDefault="004A5541">
            <w:pPr>
              <w:rPr>
                <w:rFonts w:asciiTheme="minorEastAsia" w:eastAsiaTheme="minorEastAsia" w:hAnsiTheme="minorEastAsia"/>
              </w:rPr>
            </w:pP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批量托管代付</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订单成功</w:t>
            </w:r>
          </w:p>
        </w:tc>
        <w:tc>
          <w:tcPr>
            <w:tcW w:w="3037" w:type="dxa"/>
          </w:tcPr>
          <w:p w:rsidR="004A5541" w:rsidRDefault="00DE4E0F">
            <w:pPr>
              <w:rPr>
                <w:rFonts w:asciiTheme="minorEastAsia" w:eastAsiaTheme="minorEastAsia" w:hAnsiTheme="minorEastAsia"/>
              </w:rPr>
            </w:pPr>
            <w:r>
              <w:rPr>
                <w:rFonts w:asciiTheme="minorEastAsia" w:eastAsiaTheme="minorEastAsia" w:hAnsiTheme="minorEastAsia" w:hint="eastAsia"/>
              </w:rPr>
              <w:t>每个托管代付订单分别通知</w:t>
            </w: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批量托管代付（托管代付到银行账户）</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订单成功、订单失败</w:t>
            </w:r>
          </w:p>
        </w:tc>
        <w:tc>
          <w:tcPr>
            <w:tcW w:w="3037" w:type="dxa"/>
          </w:tcPr>
          <w:p w:rsidR="004A5541" w:rsidRDefault="00DE4E0F">
            <w:pPr>
              <w:rPr>
                <w:rFonts w:asciiTheme="minorEastAsia" w:eastAsiaTheme="minorEastAsia" w:hAnsiTheme="minorEastAsia"/>
              </w:rPr>
            </w:pPr>
            <w:r>
              <w:rPr>
                <w:rFonts w:asciiTheme="minorEastAsia" w:eastAsiaTheme="minorEastAsia" w:hAnsiTheme="minorEastAsia" w:hint="eastAsia"/>
              </w:rPr>
              <w:t>每个托管代付订单分别通知</w:t>
            </w:r>
          </w:p>
        </w:tc>
      </w:tr>
      <w:tr w:rsidR="004A5541">
        <w:tc>
          <w:tcPr>
            <w:tcW w:w="3892" w:type="dxa"/>
          </w:tcPr>
          <w:p w:rsidR="004A5541" w:rsidRDefault="00DE4E0F">
            <w:pPr>
              <w:rPr>
                <w:rFonts w:asciiTheme="minorEastAsia" w:eastAsiaTheme="minorEastAsia" w:hAnsiTheme="minorEastAsia"/>
              </w:rPr>
            </w:pPr>
            <w:r>
              <w:rPr>
                <w:rFonts w:asciiTheme="minorEastAsia" w:eastAsiaTheme="minorEastAsia" w:hAnsiTheme="minorEastAsia" w:hint="eastAsia"/>
              </w:rPr>
              <w:t>退款</w:t>
            </w:r>
          </w:p>
        </w:tc>
        <w:tc>
          <w:tcPr>
            <w:tcW w:w="3275" w:type="dxa"/>
          </w:tcPr>
          <w:p w:rsidR="004A5541" w:rsidRDefault="00DE4E0F">
            <w:pPr>
              <w:rPr>
                <w:rFonts w:asciiTheme="minorEastAsia" w:eastAsiaTheme="minorEastAsia" w:hAnsiTheme="minorEastAsia"/>
              </w:rPr>
            </w:pPr>
            <w:r>
              <w:rPr>
                <w:rFonts w:asciiTheme="minorEastAsia" w:eastAsiaTheme="minorEastAsia" w:hAnsiTheme="minorEastAsia" w:hint="eastAsia"/>
              </w:rPr>
              <w:t>退款到银行卡成功、失败</w:t>
            </w:r>
          </w:p>
        </w:tc>
        <w:tc>
          <w:tcPr>
            <w:tcW w:w="3037" w:type="dxa"/>
          </w:tcPr>
          <w:p w:rsidR="004A5541" w:rsidRDefault="004A5541">
            <w:pPr>
              <w:rPr>
                <w:rFonts w:asciiTheme="minorEastAsia" w:eastAsiaTheme="minorEastAsia" w:hAnsiTheme="minorEastAsia"/>
              </w:rPr>
            </w:pP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41" w:name="_Toc24537"/>
      <w:bookmarkStart w:id="42" w:name="_Toc28197"/>
      <w:r>
        <w:rPr>
          <w:rFonts w:asciiTheme="minorEastAsia" w:eastAsiaTheme="minorEastAsia" w:hAnsiTheme="minorEastAsia" w:hint="eastAsia"/>
        </w:rPr>
        <w:lastRenderedPageBreak/>
        <w:t>测试环境和生产环境地址</w:t>
      </w:r>
      <w:bookmarkEnd w:id="41"/>
      <w:bookmarkEnd w:id="42"/>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测试环境接口地址：</w:t>
      </w:r>
      <w:r>
        <w:rPr>
          <w:rFonts w:asciiTheme="minorEastAsia" w:eastAsiaTheme="minorEastAsia" w:hAnsiTheme="minorEastAsia" w:cs="Calibri"/>
          <w:szCs w:val="21"/>
        </w:rPr>
        <w:t>http://122.227.225.142:23661/service/soa</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测试环境网关地址：</w:t>
      </w:r>
      <w:r>
        <w:rPr>
          <w:rFonts w:asciiTheme="minorEastAsia" w:eastAsiaTheme="minorEastAsia" w:hAnsiTheme="minorEastAsia" w:cs="Calibri"/>
          <w:szCs w:val="21"/>
        </w:rPr>
        <w:t>http://122.227.225.142:23661/service/gateway/frontTrans.do</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生产环境接口地址：</w:t>
      </w:r>
      <w:r>
        <w:rPr>
          <w:rFonts w:asciiTheme="minorEastAsia" w:eastAsiaTheme="minorEastAsia" w:hAnsiTheme="minorEastAsia" w:cs="Calibri"/>
          <w:szCs w:val="21"/>
        </w:rPr>
        <w:t>https://yun.allinpay.com/service/soa</w:t>
      </w:r>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生产环境网关地址：</w:t>
      </w:r>
      <w:r>
        <w:rPr>
          <w:rFonts w:asciiTheme="minorEastAsia" w:eastAsiaTheme="minorEastAsia" w:hAnsiTheme="minorEastAsia" w:cs="Calibri"/>
          <w:szCs w:val="21"/>
        </w:rPr>
        <w:t>https://yun.allinpay.com/yungateway/frontTrans.do</w:t>
      </w:r>
    </w:p>
    <w:p w:rsidR="004A5541" w:rsidRDefault="004A5541">
      <w:pPr>
        <w:ind w:left="425"/>
        <w:rPr>
          <w:rFonts w:asciiTheme="minorEastAsia" w:eastAsiaTheme="minorEastAsia" w:hAnsiTheme="minorEastAsia" w:cs="Calibri"/>
          <w:szCs w:val="21"/>
        </w:rPr>
      </w:pPr>
    </w:p>
    <w:p w:rsidR="004A5541" w:rsidRDefault="00DE4E0F">
      <w:pPr>
        <w:pStyle w:val="2"/>
        <w:numPr>
          <w:ilvl w:val="1"/>
          <w:numId w:val="1"/>
        </w:numPr>
        <w:rPr>
          <w:rFonts w:asciiTheme="minorEastAsia" w:eastAsiaTheme="minorEastAsia" w:hAnsiTheme="minorEastAsia"/>
        </w:rPr>
      </w:pPr>
      <w:bookmarkStart w:id="43" w:name="_Toc3357"/>
      <w:r>
        <w:rPr>
          <w:rFonts w:asciiTheme="minorEastAsia" w:eastAsiaTheme="minorEastAsia" w:hAnsiTheme="minorEastAsia" w:hint="eastAsia"/>
        </w:rPr>
        <w:t>线下流程申请邮箱</w:t>
      </w:r>
      <w:bookmarkEnd w:id="43"/>
    </w:p>
    <w:p w:rsidR="004A5541" w:rsidRDefault="00DE4E0F">
      <w:pPr>
        <w:ind w:left="425"/>
        <w:rPr>
          <w:rFonts w:asciiTheme="minorEastAsia" w:eastAsiaTheme="minorEastAsia" w:hAnsiTheme="minorEastAsia" w:cs="Calibri"/>
          <w:szCs w:val="21"/>
        </w:rPr>
      </w:pPr>
      <w:r>
        <w:rPr>
          <w:rFonts w:asciiTheme="minorEastAsia" w:eastAsiaTheme="minorEastAsia" w:hAnsiTheme="minorEastAsia" w:cs="Calibri" w:hint="eastAsia"/>
          <w:szCs w:val="21"/>
        </w:rPr>
        <w:t>邮箱地址：</w:t>
      </w:r>
      <w:r>
        <w:rPr>
          <w:rFonts w:asciiTheme="minorEastAsia" w:hAnsiTheme="minorEastAsia" w:hint="eastAsia"/>
          <w:szCs w:val="21"/>
        </w:rPr>
        <w:t>yunzhanghu@allinpay.com</w:t>
      </w:r>
    </w:p>
    <w:p w:rsidR="004A5541" w:rsidRDefault="004A5541"/>
    <w:p w:rsidR="004A5541" w:rsidRDefault="00DE4E0F">
      <w:pPr>
        <w:pStyle w:val="1"/>
        <w:numPr>
          <w:ilvl w:val="0"/>
          <w:numId w:val="1"/>
        </w:numPr>
        <w:rPr>
          <w:rFonts w:asciiTheme="minorEastAsia" w:eastAsiaTheme="minorEastAsia" w:hAnsiTheme="minorEastAsia"/>
        </w:rPr>
      </w:pPr>
      <w:r>
        <w:rPr>
          <w:rFonts w:asciiTheme="minorEastAsia" w:eastAsiaTheme="minorEastAsia" w:hAnsiTheme="minorEastAsia"/>
        </w:rPr>
        <w:br w:type="page"/>
      </w:r>
      <w:bookmarkStart w:id="44" w:name="_Toc17711"/>
      <w:bookmarkStart w:id="45" w:name="_Toc2411"/>
      <w:r>
        <w:rPr>
          <w:rFonts w:asciiTheme="minorEastAsia" w:eastAsiaTheme="minorEastAsia" w:hAnsiTheme="minorEastAsia" w:hint="eastAsia"/>
        </w:rPr>
        <w:lastRenderedPageBreak/>
        <w:t>接口定义</w:t>
      </w:r>
      <w:bookmarkEnd w:id="44"/>
      <w:bookmarkEnd w:id="45"/>
    </w:p>
    <w:p w:rsidR="004A5541" w:rsidRDefault="00DE4E0F">
      <w:pPr>
        <w:pStyle w:val="2"/>
        <w:numPr>
          <w:ilvl w:val="1"/>
          <w:numId w:val="1"/>
        </w:numPr>
        <w:rPr>
          <w:rFonts w:asciiTheme="minorEastAsia" w:eastAsiaTheme="minorEastAsia" w:hAnsiTheme="minorEastAsia"/>
        </w:rPr>
      </w:pPr>
      <w:bookmarkStart w:id="46" w:name="_Toc8195"/>
      <w:bookmarkStart w:id="47" w:name="_Toc21405"/>
      <w:r>
        <w:rPr>
          <w:rFonts w:asciiTheme="minorEastAsia" w:eastAsiaTheme="minorEastAsia" w:hAnsiTheme="minorEastAsia" w:hint="eastAsia"/>
        </w:rPr>
        <w:t>用户接口</w:t>
      </w:r>
      <w:bookmarkEnd w:id="46"/>
      <w:bookmarkEnd w:id="47"/>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8"/>
        </w:numPr>
        <w:rPr>
          <w:rFonts w:asciiTheme="minorEastAsia" w:eastAsiaTheme="minorEastAsia" w:hAnsiTheme="minorEastAsia"/>
        </w:rPr>
      </w:pPr>
      <w:r>
        <w:rPr>
          <w:rFonts w:asciiTheme="minorEastAsia" w:eastAsiaTheme="minorEastAsia" w:hAnsiTheme="minorEastAsia" w:hint="eastAsia"/>
        </w:rPr>
        <w:t>该接口用于为投资人、借款人、担保机构、保险机构等创建用户，支持个人用户、企业用户。</w:t>
      </w:r>
    </w:p>
    <w:p w:rsidR="004A5541" w:rsidRDefault="00DE4E0F">
      <w:pPr>
        <w:numPr>
          <w:ilvl w:val="0"/>
          <w:numId w:val="8"/>
        </w:numPr>
        <w:rPr>
          <w:rFonts w:asciiTheme="minorEastAsia" w:eastAsiaTheme="minorEastAsia" w:hAnsiTheme="minorEastAsia"/>
        </w:rPr>
      </w:pPr>
      <w:r>
        <w:rPr>
          <w:rFonts w:asciiTheme="minorEastAsia" w:eastAsiaTheme="minorEastAsia" w:hAnsiTheme="minorEastAsia" w:hint="eastAsia"/>
        </w:rPr>
        <w:t>P2P平台通过唯一标识（bizUserId）创建用户，接口返回存管通用户唯一标识（userId），两者一一对应，在后续的接口调用中一般通过P2P平台唯一标识（bizUserId）来标识用户身份。</w:t>
      </w:r>
    </w:p>
    <w:p w:rsidR="004A5541" w:rsidRDefault="00DE4E0F">
      <w:pPr>
        <w:pStyle w:val="3"/>
        <w:numPr>
          <w:ilvl w:val="2"/>
          <w:numId w:val="1"/>
        </w:numPr>
        <w:rPr>
          <w:rFonts w:asciiTheme="minorEastAsia" w:eastAsiaTheme="minorEastAsia" w:hAnsiTheme="minorEastAsia"/>
        </w:rPr>
      </w:pPr>
      <w:bookmarkStart w:id="48" w:name="_Toc23646"/>
      <w:bookmarkStart w:id="49" w:name="_Toc5476"/>
      <w:r>
        <w:rPr>
          <w:rFonts w:asciiTheme="minorEastAsia" w:eastAsiaTheme="minorEastAsia" w:hAnsiTheme="minorEastAsia" w:hint="eastAsia"/>
        </w:rPr>
        <w:t>创建</w:t>
      </w:r>
      <w:bookmarkEnd w:id="48"/>
      <w:r>
        <w:rPr>
          <w:rFonts w:asciiTheme="minorEastAsia" w:eastAsiaTheme="minorEastAsia" w:hAnsiTheme="minorEastAsia" w:hint="eastAsia"/>
        </w:rPr>
        <w:t>用户</w:t>
      </w:r>
      <w:bookmarkEnd w:id="49"/>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createMember</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用户类型" w:history="1">
              <w:r w:rsidR="00DE4E0F">
                <w:rPr>
                  <w:rStyle w:val="aa"/>
                  <w:rFonts w:asciiTheme="minorEastAsia" w:eastAsiaTheme="minorEastAsia" w:hAnsiTheme="minorEastAsia" w:hint="default"/>
                  <w:sz w:val="18"/>
                  <w:szCs w:val="18"/>
                </w:rPr>
                <w:t>详</w:t>
              </w:r>
              <w:bookmarkStart w:id="50" w:name="_Hlt455685955"/>
              <w:r w:rsidR="00DE4E0F">
                <w:rPr>
                  <w:rStyle w:val="aa"/>
                  <w:rFonts w:asciiTheme="minorEastAsia" w:eastAsiaTheme="minorEastAsia" w:hAnsiTheme="minorEastAsia" w:hint="default"/>
                  <w:sz w:val="18"/>
                  <w:szCs w:val="18"/>
                </w:rPr>
                <w:t>细</w:t>
              </w:r>
              <w:bookmarkEnd w:id="50"/>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source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访问终端类型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6.11._来源" w:history="1">
              <w:r w:rsidR="00DE4E0F">
                <w:rPr>
                  <w:rStyle w:val="aa"/>
                  <w:rFonts w:asciiTheme="minorEastAsia" w:eastAsiaTheme="minorEastAsia" w:hAnsiTheme="minorEastAsia" w:hint="default"/>
                  <w:sz w:val="18"/>
                  <w:szCs w:val="18"/>
                </w:rPr>
                <w:t>详</w:t>
              </w:r>
              <w:bookmarkStart w:id="51" w:name="_Hlt430865451"/>
              <w:r w:rsidR="00DE4E0F">
                <w:rPr>
                  <w:rStyle w:val="aa"/>
                  <w:rFonts w:asciiTheme="minorEastAsia" w:eastAsiaTheme="minorEastAsia" w:hAnsiTheme="minorEastAsia" w:hint="default"/>
                  <w:sz w:val="18"/>
                  <w:szCs w:val="18"/>
                </w:rPr>
                <w:t>情</w:t>
              </w:r>
              <w:bookmarkEnd w:id="51"/>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p w:rsidR="004A5541" w:rsidRDefault="004A5541">
      <w:pPr>
        <w:rPr>
          <w:rFonts w:asciiTheme="minorEastAsia" w:eastAsiaTheme="minorEastAsia" w:hAnsiTheme="minorEastAsia"/>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rPr>
          <w:trHeight w:val="90"/>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存管通用户唯一标识</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3"/>
        <w:numPr>
          <w:ilvl w:val="2"/>
          <w:numId w:val="1"/>
        </w:numPr>
        <w:rPr>
          <w:rFonts w:asciiTheme="minorEastAsia" w:eastAsiaTheme="minorEastAsia" w:hAnsiTheme="minorEastAsia"/>
        </w:rPr>
      </w:pPr>
      <w:bookmarkStart w:id="52" w:name="_Toc15034"/>
      <w:bookmarkStart w:id="53" w:name="_Toc3583"/>
      <w:r>
        <w:rPr>
          <w:rFonts w:asciiTheme="minorEastAsia" w:eastAsiaTheme="minorEastAsia" w:hAnsiTheme="minorEastAsia" w:hint="eastAsia"/>
        </w:rPr>
        <w:lastRenderedPageBreak/>
        <w:t>发送短信验证码</w:t>
      </w:r>
      <w:bookmarkEnd w:id="52"/>
      <w:bookmarkEnd w:id="53"/>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9"/>
        </w:numPr>
        <w:rPr>
          <w:rFonts w:asciiTheme="minorEastAsia" w:eastAsiaTheme="minorEastAsia" w:hAnsiTheme="minorEastAsia"/>
        </w:rPr>
      </w:pPr>
      <w:r>
        <w:rPr>
          <w:rFonts w:asciiTheme="minorEastAsia" w:eastAsiaTheme="minorEastAsia" w:hAnsiTheme="minorEastAsia" w:hint="eastAsia"/>
        </w:rPr>
        <w:t>绑定手机前调用该接口（verificationCodeType=9），系统将向待绑定手机号码发送动态短信验证码。</w:t>
      </w:r>
    </w:p>
    <w:p w:rsidR="004A5541" w:rsidRDefault="00DE4E0F">
      <w:pPr>
        <w:numPr>
          <w:ilvl w:val="0"/>
          <w:numId w:val="9"/>
        </w:numPr>
        <w:rPr>
          <w:rFonts w:asciiTheme="minorEastAsia" w:eastAsiaTheme="minorEastAsia" w:hAnsiTheme="minorEastAsia"/>
        </w:rPr>
      </w:pPr>
      <w:r>
        <w:rPr>
          <w:rFonts w:asciiTheme="minorEastAsia" w:eastAsiaTheme="minorEastAsia" w:hAnsiTheme="minorEastAsia" w:hint="eastAsia"/>
        </w:rPr>
        <w:t>测试环境下，短信</w:t>
      </w:r>
      <w:proofErr w:type="gramStart"/>
      <w:r>
        <w:rPr>
          <w:rFonts w:asciiTheme="minorEastAsia" w:eastAsiaTheme="minorEastAsia" w:hAnsiTheme="minorEastAsia" w:hint="eastAsia"/>
        </w:rPr>
        <w:t>验证码从存管</w:t>
      </w:r>
      <w:proofErr w:type="gramEnd"/>
      <w:r>
        <w:rPr>
          <w:rFonts w:asciiTheme="minorEastAsia" w:eastAsiaTheme="minorEastAsia" w:hAnsiTheme="minorEastAsia" w:hint="eastAsia"/>
        </w:rPr>
        <w:t>系统管理后台中查看，获取后台地址及账号密码请联系存管通业务人员。</w:t>
      </w:r>
    </w:p>
    <w:p w:rsidR="004A5541" w:rsidRDefault="00DE4E0F">
      <w:pPr>
        <w:numPr>
          <w:ilvl w:val="0"/>
          <w:numId w:val="9"/>
        </w:numPr>
        <w:rPr>
          <w:rFonts w:asciiTheme="minorEastAsia" w:eastAsiaTheme="minorEastAsia" w:hAnsiTheme="minorEastAsia"/>
        </w:rPr>
      </w:pPr>
      <w:r>
        <w:rPr>
          <w:rFonts w:asciiTheme="minorEastAsia" w:eastAsiaTheme="minorEastAsia" w:hAnsiTheme="minorEastAsia" w:hint="eastAsia"/>
        </w:rPr>
        <w:t>生产环境下，短信验证码会真实发送到用户待绑定手机，存管通及存管系统后台不允许查看。</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2119"/>
        <w:gridCol w:w="1850"/>
        <w:gridCol w:w="190"/>
        <w:gridCol w:w="944"/>
        <w:gridCol w:w="2410"/>
        <w:gridCol w:w="1134"/>
      </w:tblGrid>
      <w:tr w:rsidR="004A5541">
        <w:tc>
          <w:tcPr>
            <w:tcW w:w="3928"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04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94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92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04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9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92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040" w:type="dxa"/>
            <w:gridSpan w:val="2"/>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94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92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040" w:type="dxa"/>
            <w:gridSpan w:val="2"/>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94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92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04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9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3111"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18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3111"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18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sendVerificationCode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211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04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9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211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204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9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211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verificationCodeType</w:t>
            </w:r>
          </w:p>
        </w:tc>
        <w:tc>
          <w:tcPr>
            <w:tcW w:w="204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验证</w:t>
            </w:r>
            <w:proofErr w:type="gramStart"/>
            <w:r>
              <w:rPr>
                <w:rFonts w:asciiTheme="minorEastAsia" w:eastAsiaTheme="minorEastAsia" w:hAnsiTheme="minorEastAsia" w:hint="eastAsia"/>
                <w:sz w:val="18"/>
                <w:szCs w:val="18"/>
              </w:rPr>
              <w:t>码类型</w:t>
            </w:r>
            <w:proofErr w:type="gramEnd"/>
          </w:p>
        </w:tc>
        <w:tc>
          <w:tcPr>
            <w:tcW w:w="9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9绑定手机</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54" w:name="_Toc5951"/>
      <w:bookmarkStart w:id="55" w:name="_Toc14218"/>
      <w:r>
        <w:rPr>
          <w:rFonts w:asciiTheme="minorEastAsia" w:eastAsiaTheme="minorEastAsia" w:hAnsiTheme="minorEastAsia" w:hint="eastAsia"/>
        </w:rPr>
        <w:t>绑定手机</w:t>
      </w:r>
      <w:bookmarkEnd w:id="54"/>
      <w:bookmarkEnd w:id="55"/>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接口调用说明：本接口自带验证短信验证码的逻辑，因此调用本接口实现绑定用户手机时，应先调用：发送短信验证码接口（MemberService.sendVerificationCode），且请求参数验证</w:t>
      </w:r>
      <w:proofErr w:type="gramStart"/>
      <w:r>
        <w:rPr>
          <w:rFonts w:asciiTheme="minorEastAsia" w:eastAsiaTheme="minorEastAsia" w:hAnsiTheme="minorEastAsia" w:hint="eastAsia"/>
        </w:rPr>
        <w:t>码类型</w:t>
      </w:r>
      <w:proofErr w:type="gramEnd"/>
      <w:r>
        <w:rPr>
          <w:rFonts w:asciiTheme="minorEastAsia" w:eastAsiaTheme="minorEastAsia" w:hAnsiTheme="minorEastAsia" w:hint="eastAsia"/>
        </w:rPr>
        <w:t>为“绑定手机”。</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10"/>
        </w:numPr>
        <w:rPr>
          <w:rFonts w:asciiTheme="minorEastAsia" w:eastAsiaTheme="minorEastAsia" w:hAnsiTheme="minorEastAsia"/>
        </w:rPr>
      </w:pPr>
      <w:r>
        <w:rPr>
          <w:rFonts w:asciiTheme="minorEastAsia" w:eastAsiaTheme="minorEastAsia" w:hAnsiTheme="minorEastAsia" w:hint="eastAsia"/>
        </w:rPr>
        <w:lastRenderedPageBreak/>
        <w:t>个人用户创建用户后即可绑定手机，与是否实名认证无关。</w:t>
      </w:r>
    </w:p>
    <w:p w:rsidR="004A5541" w:rsidRDefault="00DE4E0F">
      <w:pPr>
        <w:numPr>
          <w:ilvl w:val="0"/>
          <w:numId w:val="10"/>
        </w:numPr>
        <w:rPr>
          <w:rFonts w:asciiTheme="minorEastAsia" w:eastAsiaTheme="minorEastAsia" w:hAnsiTheme="minorEastAsia"/>
        </w:rPr>
      </w:pPr>
      <w:r>
        <w:rPr>
          <w:rFonts w:asciiTheme="minorEastAsia" w:eastAsiaTheme="minorEastAsia" w:hAnsiTheme="minorEastAsia" w:hint="eastAsia"/>
        </w:rPr>
        <w:t>企业用户需审核通过后才能绑定手机。</w:t>
      </w:r>
    </w:p>
    <w:p w:rsidR="004A5541" w:rsidRDefault="00DE4E0F">
      <w:pPr>
        <w:numPr>
          <w:ilvl w:val="0"/>
          <w:numId w:val="10"/>
        </w:numPr>
        <w:rPr>
          <w:rFonts w:asciiTheme="minorEastAsia" w:eastAsiaTheme="minorEastAsia" w:hAnsiTheme="minorEastAsia"/>
        </w:rPr>
      </w:pPr>
      <w:r>
        <w:rPr>
          <w:rFonts w:asciiTheme="minorEastAsia" w:eastAsiaTheme="minorEastAsia" w:hAnsiTheme="minorEastAsia" w:hint="eastAsia"/>
        </w:rPr>
        <w:t>个人/企业用户绑定手机才能创建订单（托管代付订单除外），如未绑定手机仅可作为分账的收款方，以及托管代收中的目标收款人（recieverList.bizUserId）。</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bindPhone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verificationCode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验证码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56" w:name="_Toc444263340"/>
      <w:bookmarkStart w:id="57" w:name="_Toc19370"/>
      <w:r>
        <w:rPr>
          <w:rFonts w:asciiTheme="minorEastAsia" w:eastAsiaTheme="minorEastAsia" w:hAnsiTheme="minorEastAsia" w:hint="eastAsia"/>
        </w:rPr>
        <w:t>重置绑定手机</w:t>
      </w:r>
      <w:bookmarkEnd w:id="56"/>
      <w:bookmarkEnd w:id="57"/>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本接口自带验证短信验证码的逻辑，只验证新手机号码短信验证码，因此调用本接口实现变更绑定手机时，应先调用发送短信验证码接口（MemberService.sendVerificationCode），系统向新手机号码发送时请求参数验证</w:t>
      </w:r>
      <w:proofErr w:type="gramStart"/>
      <w:r>
        <w:rPr>
          <w:rFonts w:asciiTheme="minorEastAsia" w:eastAsiaTheme="minorEastAsia" w:hAnsiTheme="minorEastAsia" w:hint="eastAsia"/>
        </w:rPr>
        <w:t>码类型</w:t>
      </w:r>
      <w:proofErr w:type="gramEnd"/>
      <w:r>
        <w:rPr>
          <w:rFonts w:asciiTheme="minorEastAsia" w:eastAsiaTheme="minorEastAsia" w:hAnsiTheme="minorEastAsia" w:hint="eastAsia"/>
        </w:rPr>
        <w:t>为“绑定手机”。之后调用本接口，同时上送新手机验证码。</w:t>
      </w:r>
    </w:p>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lastRenderedPageBreak/>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3"/>
        <w:gridCol w:w="750"/>
        <w:gridCol w:w="2117"/>
        <w:gridCol w:w="2268"/>
        <w:gridCol w:w="1134"/>
        <w:gridCol w:w="142"/>
        <w:gridCol w:w="2268"/>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43"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813"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643" w:type="dxa"/>
            <w:vMerge/>
          </w:tcPr>
          <w:p w:rsidR="004A5541" w:rsidRDefault="004A5541">
            <w:pPr>
              <w:rPr>
                <w:rFonts w:asciiTheme="minorEastAsia" w:eastAsiaTheme="minorEastAsia" w:hAnsiTheme="minorEastAsia"/>
                <w:sz w:val="18"/>
                <w:szCs w:val="18"/>
              </w:rPr>
            </w:pPr>
          </w:p>
        </w:tc>
        <w:tc>
          <w:tcPr>
            <w:tcW w:w="2867"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43" w:type="dxa"/>
            <w:vMerge/>
          </w:tcPr>
          <w:p w:rsidR="004A5541" w:rsidRDefault="004A5541">
            <w:pPr>
              <w:rPr>
                <w:rFonts w:asciiTheme="minorEastAsia" w:eastAsiaTheme="minorEastAsia" w:hAnsiTheme="minorEastAsia"/>
                <w:sz w:val="18"/>
                <w:szCs w:val="18"/>
              </w:rPr>
            </w:pPr>
          </w:p>
        </w:tc>
        <w:tc>
          <w:tcPr>
            <w:tcW w:w="2867"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changeBindPhone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43" w:type="dxa"/>
            <w:vMerge/>
          </w:tcPr>
          <w:p w:rsidR="004A5541" w:rsidRDefault="004A5541">
            <w:pPr>
              <w:rPr>
                <w:rFonts w:asciiTheme="minorEastAsia" w:eastAsiaTheme="minorEastAsia" w:hAnsiTheme="minorEastAsia"/>
                <w:sz w:val="18"/>
                <w:szCs w:val="18"/>
              </w:rPr>
            </w:pPr>
          </w:p>
        </w:tc>
        <w:tc>
          <w:tcPr>
            <w:tcW w:w="75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063"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643" w:type="dxa"/>
            <w:vMerge/>
          </w:tcPr>
          <w:p w:rsidR="004A5541" w:rsidRDefault="004A5541">
            <w:pPr>
              <w:rPr>
                <w:rFonts w:asciiTheme="minorEastAsia" w:eastAsiaTheme="minorEastAsia" w:hAnsiTheme="minorEastAsia"/>
                <w:sz w:val="18"/>
                <w:szCs w:val="18"/>
              </w:rPr>
            </w:pPr>
          </w:p>
        </w:tc>
        <w:tc>
          <w:tcPr>
            <w:tcW w:w="750" w:type="dxa"/>
            <w:vMerge/>
          </w:tcPr>
          <w:p w:rsidR="004A5541" w:rsidRDefault="004A5541">
            <w:pPr>
              <w:rPr>
                <w:rFonts w:asciiTheme="minorEastAsia" w:eastAsiaTheme="minorEastAsia" w:hAnsiTheme="minorEastAsia"/>
                <w:sz w:val="18"/>
                <w:szCs w:val="18"/>
              </w:rPr>
            </w:pPr>
          </w:p>
        </w:tc>
        <w:tc>
          <w:tcPr>
            <w:tcW w:w="211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43" w:type="dxa"/>
            <w:vMerge/>
          </w:tcPr>
          <w:p w:rsidR="004A5541" w:rsidRDefault="004A5541">
            <w:pPr>
              <w:rPr>
                <w:rFonts w:asciiTheme="minorEastAsia" w:eastAsiaTheme="minorEastAsia" w:hAnsiTheme="minorEastAsia"/>
                <w:sz w:val="18"/>
                <w:szCs w:val="18"/>
              </w:rPr>
            </w:pPr>
          </w:p>
        </w:tc>
        <w:tc>
          <w:tcPr>
            <w:tcW w:w="750" w:type="dxa"/>
            <w:vMerge/>
          </w:tcPr>
          <w:p w:rsidR="004A5541" w:rsidRDefault="004A5541">
            <w:pPr>
              <w:rPr>
                <w:rFonts w:asciiTheme="minorEastAsia" w:eastAsiaTheme="minorEastAsia" w:hAnsiTheme="minorEastAsia"/>
                <w:sz w:val="18"/>
                <w:szCs w:val="18"/>
              </w:rPr>
            </w:pPr>
          </w:p>
        </w:tc>
        <w:tc>
          <w:tcPr>
            <w:tcW w:w="211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oldPhone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原手机号码</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17"/>
        </w:trPr>
        <w:tc>
          <w:tcPr>
            <w:tcW w:w="643" w:type="dxa"/>
            <w:vMerge/>
          </w:tcPr>
          <w:p w:rsidR="004A5541" w:rsidRDefault="004A5541">
            <w:pPr>
              <w:rPr>
                <w:rFonts w:asciiTheme="minorEastAsia" w:eastAsiaTheme="minorEastAsia" w:hAnsiTheme="minorEastAsia"/>
                <w:sz w:val="18"/>
                <w:szCs w:val="18"/>
              </w:rPr>
            </w:pPr>
          </w:p>
        </w:tc>
        <w:tc>
          <w:tcPr>
            <w:tcW w:w="750" w:type="dxa"/>
            <w:vMerge/>
          </w:tcPr>
          <w:p w:rsidR="004A5541" w:rsidRDefault="004A5541">
            <w:pPr>
              <w:rPr>
                <w:rFonts w:asciiTheme="minorEastAsia" w:eastAsiaTheme="minorEastAsia" w:hAnsiTheme="minorEastAsia"/>
                <w:sz w:val="18"/>
                <w:szCs w:val="18"/>
              </w:rPr>
            </w:pPr>
          </w:p>
        </w:tc>
        <w:tc>
          <w:tcPr>
            <w:tcW w:w="211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newPhone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新手机号码</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43" w:type="dxa"/>
            <w:vMerge/>
          </w:tcPr>
          <w:p w:rsidR="004A5541" w:rsidRDefault="004A5541">
            <w:pPr>
              <w:rPr>
                <w:rFonts w:asciiTheme="minorEastAsia" w:eastAsiaTheme="minorEastAsia" w:hAnsiTheme="minorEastAsia"/>
                <w:sz w:val="18"/>
                <w:szCs w:val="18"/>
              </w:rPr>
            </w:pPr>
          </w:p>
        </w:tc>
        <w:tc>
          <w:tcPr>
            <w:tcW w:w="750" w:type="dxa"/>
            <w:vMerge/>
          </w:tcPr>
          <w:p w:rsidR="004A5541" w:rsidRDefault="004A5541">
            <w:pPr>
              <w:rPr>
                <w:rFonts w:asciiTheme="minorEastAsia" w:eastAsiaTheme="minorEastAsia" w:hAnsiTheme="minorEastAsia"/>
                <w:sz w:val="18"/>
                <w:szCs w:val="18"/>
              </w:rPr>
            </w:pPr>
          </w:p>
        </w:tc>
        <w:tc>
          <w:tcPr>
            <w:tcW w:w="211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newVerificationCode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新手机验证码</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响应报文参数</w:t>
      </w:r>
    </w:p>
    <w:p w:rsidR="004A5541" w:rsidRDefault="004A5541">
      <w:pPr>
        <w:rPr>
          <w:rFonts w:asciiTheme="minorEastAsia" w:eastAsiaTheme="minorEastAsia" w:hAnsiTheme="minorEastAsia"/>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oldPhone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原手机号码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newPhone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新手机号码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58" w:name="_Toc4054"/>
      <w:bookmarkStart w:id="59" w:name="_Toc32573"/>
      <w:r>
        <w:rPr>
          <w:rFonts w:asciiTheme="minorEastAsia" w:eastAsiaTheme="minorEastAsia" w:hAnsiTheme="minorEastAsia" w:hint="eastAsia"/>
        </w:rPr>
        <w:t>个人实名认证</w:t>
      </w:r>
      <w:bookmarkEnd w:id="58"/>
      <w:bookmarkEnd w:id="59"/>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11"/>
        </w:numPr>
        <w:rPr>
          <w:rFonts w:asciiTheme="minorEastAsia" w:eastAsiaTheme="minorEastAsia" w:hAnsiTheme="minorEastAsia"/>
        </w:rPr>
      </w:pPr>
      <w:r>
        <w:rPr>
          <w:rFonts w:asciiTheme="minorEastAsia" w:eastAsiaTheme="minorEastAsia" w:hAnsiTheme="minorEastAsia" w:hint="eastAsia"/>
        </w:rPr>
        <w:t>个人用户绑定银行卡前需先进行实名认证。</w:t>
      </w:r>
    </w:p>
    <w:p w:rsidR="004A5541" w:rsidRDefault="00DE4E0F">
      <w:pPr>
        <w:numPr>
          <w:ilvl w:val="0"/>
          <w:numId w:val="11"/>
        </w:numPr>
        <w:rPr>
          <w:rFonts w:asciiTheme="minorEastAsia" w:eastAsiaTheme="minorEastAsia" w:hAnsiTheme="minorEastAsia"/>
        </w:rPr>
      </w:pPr>
      <w:r>
        <w:rPr>
          <w:rFonts w:asciiTheme="minorEastAsia" w:eastAsiaTheme="minorEastAsia" w:hAnsiTheme="minorEastAsia" w:hint="eastAsia"/>
        </w:rPr>
        <w:t>个人用户创建用户后即可实名认证，与是否绑定手机无关。</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41"/>
        <w:gridCol w:w="780"/>
        <w:gridCol w:w="2189"/>
        <w:gridCol w:w="2268"/>
        <w:gridCol w:w="1134"/>
        <w:gridCol w:w="2794"/>
        <w:gridCol w:w="750"/>
      </w:tblGrid>
      <w:tr w:rsidR="004A5541">
        <w:trPr>
          <w:jc w:val="center"/>
        </w:trPr>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79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75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trHeight w:val="90"/>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94" w:type="dxa"/>
          </w:tcPr>
          <w:p w:rsidR="004A5541" w:rsidRDefault="004A5541">
            <w:pPr>
              <w:rPr>
                <w:rFonts w:asciiTheme="minorEastAsia" w:eastAsiaTheme="minorEastAsia" w:hAnsiTheme="minorEastAsia"/>
                <w:sz w:val="18"/>
                <w:szCs w:val="18"/>
              </w:rPr>
            </w:pP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794" w:type="dxa"/>
          </w:tcPr>
          <w:p w:rsidR="004A5541" w:rsidRDefault="004A5541">
            <w:pPr>
              <w:rPr>
                <w:rStyle w:val="apple-style-span"/>
                <w:rFonts w:asciiTheme="minorEastAsia" w:eastAsiaTheme="minorEastAsia" w:hAnsiTheme="minorEastAsia"/>
                <w:color w:val="000000"/>
                <w:sz w:val="18"/>
                <w:szCs w:val="18"/>
              </w:rPr>
            </w:pPr>
          </w:p>
        </w:tc>
        <w:tc>
          <w:tcPr>
            <w:tcW w:w="750"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794"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750"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9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915"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296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9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296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9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setRealName</w:t>
            </w: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78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35"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请求参数，嵌套的JSON对象，key为参数名称，value为参数值</w:t>
            </w:r>
          </w:p>
        </w:tc>
      </w:tr>
      <w:tr w:rsidR="004A5541">
        <w:trPr>
          <w:trHeight w:val="272"/>
          <w:jc w:val="center"/>
        </w:trPr>
        <w:tc>
          <w:tcPr>
            <w:tcW w:w="541"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21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94" w:type="dxa"/>
          </w:tcPr>
          <w:p w:rsidR="004A5541" w:rsidRDefault="004A5541">
            <w:pPr>
              <w:rPr>
                <w:rFonts w:asciiTheme="minorEastAsia" w:eastAsiaTheme="minorEastAsia" w:hAnsiTheme="minorEastAsia"/>
                <w:sz w:val="18"/>
                <w:szCs w:val="18"/>
              </w:rPr>
            </w:pP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272"/>
          <w:jc w:val="center"/>
        </w:trPr>
        <w:tc>
          <w:tcPr>
            <w:tcW w:w="541"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21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isAuth</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是否由存管</w:t>
            </w:r>
            <w:proofErr w:type="gramStart"/>
            <w:r>
              <w:rPr>
                <w:rFonts w:asciiTheme="minorEastAsia" w:eastAsiaTheme="minorEastAsia" w:hAnsiTheme="minorEastAsia" w:hint="eastAsia"/>
                <w:sz w:val="18"/>
                <w:szCs w:val="18"/>
              </w:rPr>
              <w:t>通进行</w:t>
            </w:r>
            <w:proofErr w:type="gramEnd"/>
            <w:r>
              <w:rPr>
                <w:rFonts w:asciiTheme="minorEastAsia" w:eastAsiaTheme="minorEastAsia" w:hAnsiTheme="minorEastAsia" w:hint="eastAsia"/>
                <w:sz w:val="18"/>
                <w:szCs w:val="18"/>
              </w:rPr>
              <w:t>认证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Boolean</w:t>
            </w:r>
          </w:p>
        </w:tc>
        <w:tc>
          <w:tcPr>
            <w:tcW w:w="279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true目前必须通过存管通认证</w:t>
            </w: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21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94" w:type="dxa"/>
          </w:tcPr>
          <w:p w:rsidR="004A5541" w:rsidRDefault="004A5541">
            <w:pPr>
              <w:rPr>
                <w:rFonts w:asciiTheme="minorEastAsia" w:eastAsiaTheme="minorEastAsia" w:hAnsiTheme="minorEastAsia"/>
                <w:sz w:val="18"/>
                <w:szCs w:val="18"/>
              </w:rPr>
            </w:pP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21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bookmarkStart w:id="60" w:name="_Hlt430865546"/>
        <w:tc>
          <w:tcPr>
            <w:tcW w:w="2794" w:type="dxa"/>
          </w:tcPr>
          <w:p w:rsidR="004A5541" w:rsidRDefault="00F26409">
            <w:pPr>
              <w:rPr>
                <w:rFonts w:asciiTheme="minorEastAsia" w:eastAsiaTheme="minorEastAsia" w:hAnsiTheme="minorEastAsia"/>
                <w:sz w:val="18"/>
                <w:szCs w:val="18"/>
              </w:rPr>
            </w:pPr>
            <w:r>
              <w:rPr>
                <w:rFonts w:asciiTheme="minorEastAsia" w:eastAsiaTheme="minorEastAsia" w:hAnsiTheme="minorEastAsia"/>
                <w:sz w:val="18"/>
                <w:szCs w:val="18"/>
              </w:rPr>
              <w:fldChar w:fldCharType="begin"/>
            </w:r>
            <w:r w:rsidR="00DE4E0F">
              <w:rPr>
                <w:rFonts w:asciiTheme="minorEastAsia" w:eastAsiaTheme="minorEastAsia" w:hAnsiTheme="minorEastAsia"/>
                <w:sz w:val="18"/>
                <w:szCs w:val="18"/>
              </w:rPr>
              <w:instrText xml:space="preserve"> HYPERLINK  \l "</w:instrText>
            </w:r>
            <w:r w:rsidR="00DE4E0F">
              <w:rPr>
                <w:rFonts w:asciiTheme="minorEastAsia" w:eastAsiaTheme="minorEastAsia" w:hAnsiTheme="minorEastAsia" w:hint="eastAsia"/>
                <w:sz w:val="18"/>
                <w:szCs w:val="18"/>
              </w:rPr>
              <w:instrText>_证件类型</w:instrText>
            </w:r>
            <w:r w:rsidR="00DE4E0F">
              <w:rPr>
                <w:rFonts w:asciiTheme="minorEastAsia" w:eastAsiaTheme="minorEastAsia" w:hAnsiTheme="minorEastAsia"/>
                <w:sz w:val="18"/>
                <w:szCs w:val="18"/>
              </w:rPr>
              <w:instrText>"</w:instrText>
            </w:r>
            <w:r>
              <w:rPr>
                <w:rFonts w:asciiTheme="minorEastAsia" w:eastAsiaTheme="minorEastAsia" w:hAnsiTheme="minorEastAsia"/>
                <w:sz w:val="18"/>
                <w:szCs w:val="18"/>
              </w:rPr>
              <w:fldChar w:fldCharType="separate"/>
            </w:r>
            <w:r w:rsidR="00DE4E0F">
              <w:rPr>
                <w:rStyle w:val="aa"/>
                <w:rFonts w:asciiTheme="minorEastAsia" w:eastAsiaTheme="minorEastAsia" w:hAnsiTheme="minorEastAsia" w:hint="default"/>
                <w:sz w:val="18"/>
                <w:szCs w:val="18"/>
              </w:rPr>
              <w:t>详</w:t>
            </w:r>
            <w:bookmarkStart w:id="61" w:name="_Hlt428947868"/>
            <w:bookmarkStart w:id="62" w:name="_Hlt428966848"/>
            <w:r w:rsidR="00DE4E0F">
              <w:rPr>
                <w:rStyle w:val="aa"/>
                <w:rFonts w:asciiTheme="minorEastAsia" w:eastAsiaTheme="minorEastAsia" w:hAnsiTheme="minorEastAsia" w:hint="default"/>
                <w:sz w:val="18"/>
                <w:szCs w:val="18"/>
              </w:rPr>
              <w:t>细</w:t>
            </w:r>
            <w:bookmarkEnd w:id="61"/>
            <w:bookmarkEnd w:id="62"/>
            <w:r>
              <w:rPr>
                <w:rFonts w:asciiTheme="minorEastAsia" w:eastAsiaTheme="minorEastAsia" w:hAnsiTheme="minorEastAsia"/>
                <w:sz w:val="18"/>
                <w:szCs w:val="18"/>
              </w:rPr>
              <w:fldChar w:fldCharType="end"/>
            </w:r>
            <w:bookmarkEnd w:id="60"/>
            <w:r w:rsidR="00DE4E0F">
              <w:rPr>
                <w:rFonts w:asciiTheme="minorEastAsia" w:eastAsiaTheme="minorEastAsia" w:hAnsiTheme="minorEastAsia" w:hint="eastAsia"/>
                <w:sz w:val="18"/>
                <w:szCs w:val="18"/>
              </w:rPr>
              <w:t xml:space="preserve"> 目前只支持身份证。</w:t>
            </w:r>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21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9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bookmarkStart w:id="63" w:name="_Hlt430865552"/>
            <w:r>
              <w:rPr>
                <w:rFonts w:asciiTheme="minorEastAsia" w:eastAsiaTheme="minorEastAsia" w:hAnsiTheme="minorEastAsia" w:hint="eastAsia"/>
                <w:sz w:val="18"/>
                <w:szCs w:val="18"/>
              </w:rPr>
              <w:t xml:space="preserve"> </w:t>
            </w:r>
            <w:hyperlink w:anchor="_字段加密" w:history="1">
              <w:r>
                <w:rPr>
                  <w:rStyle w:val="aa"/>
                  <w:rFonts w:asciiTheme="minorEastAsia" w:eastAsiaTheme="minorEastAsia" w:hAnsiTheme="minorEastAsia" w:hint="default"/>
                  <w:sz w:val="18"/>
                  <w:szCs w:val="18"/>
                </w:rPr>
                <w:t>详</w:t>
              </w:r>
              <w:bookmarkStart w:id="64" w:name="_Hlt430865561"/>
              <w:r>
                <w:rPr>
                  <w:rStyle w:val="aa"/>
                  <w:rFonts w:asciiTheme="minorEastAsia" w:eastAsiaTheme="minorEastAsia" w:hAnsiTheme="minorEastAsia" w:hint="default"/>
                  <w:sz w:val="18"/>
                  <w:szCs w:val="18"/>
                </w:rPr>
                <w:t>细</w:t>
              </w:r>
              <w:bookmarkEnd w:id="64"/>
            </w:hyperlink>
            <w:bookmarkEnd w:id="63"/>
          </w:p>
        </w:tc>
        <w:tc>
          <w:tcPr>
            <w:tcW w:w="7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p w:rsidR="004A5541" w:rsidRDefault="004A5541">
            <w:pPr>
              <w:rPr>
                <w:rFonts w:asciiTheme="minorEastAsia" w:eastAsiaTheme="minorEastAsia" w:hAnsiTheme="minorEastAsia"/>
                <w:sz w:val="18"/>
                <w:szCs w:val="18"/>
              </w:rPr>
            </w:pPr>
          </w:p>
          <w:p w:rsidR="004A5541" w:rsidRDefault="004A5541">
            <w:pPr>
              <w:rPr>
                <w:rFonts w:asciiTheme="minorEastAsia" w:eastAsiaTheme="minorEastAsia" w:hAnsiTheme="minorEastAsia"/>
                <w:sz w:val="18"/>
                <w:szCs w:val="18"/>
              </w:rPr>
            </w:pP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证件类型" w:history="1">
              <w:r w:rsidR="00DE4E0F">
                <w:rPr>
                  <w:rStyle w:val="aa"/>
                  <w:rFonts w:asciiTheme="minorEastAsia" w:eastAsiaTheme="minorEastAsia" w:hAnsiTheme="minorEastAsia" w:hint="default"/>
                  <w:sz w:val="18"/>
                  <w:szCs w:val="18"/>
                </w:rPr>
                <w:t>详细</w:t>
              </w:r>
            </w:hyperlink>
            <w:r w:rsidR="00DE4E0F">
              <w:rPr>
                <w:rFonts w:asciiTheme="minorEastAsia" w:eastAsiaTheme="minorEastAsia" w:hAnsiTheme="minorEastAsia" w:hint="eastAsia"/>
                <w:sz w:val="18"/>
                <w:szCs w:val="18"/>
              </w:rPr>
              <w:t xml:space="preserve"> 目前只支持身份证。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RSA加密 </w:t>
            </w:r>
            <w:hyperlink w:anchor="_字段加密" w:history="1">
              <w:r>
                <w:rPr>
                  <w:rStyle w:val="aa"/>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3"/>
        <w:numPr>
          <w:ilvl w:val="2"/>
          <w:numId w:val="1"/>
        </w:numPr>
        <w:rPr>
          <w:rFonts w:asciiTheme="minorEastAsia" w:eastAsiaTheme="minorEastAsia" w:hAnsiTheme="minorEastAsia"/>
        </w:rPr>
      </w:pPr>
      <w:bookmarkStart w:id="65" w:name="_Toc26940"/>
      <w:bookmarkStart w:id="66" w:name="_Toc17399"/>
      <w:r>
        <w:rPr>
          <w:rFonts w:asciiTheme="minorEastAsia" w:eastAsiaTheme="minorEastAsia" w:hAnsiTheme="minorEastAsia" w:hint="eastAsia"/>
        </w:rPr>
        <w:t>设置企业信息</w:t>
      </w:r>
      <w:bookmarkEnd w:id="65"/>
      <w:bookmarkEnd w:id="66"/>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12"/>
        </w:numPr>
        <w:rPr>
          <w:rFonts w:asciiTheme="minorEastAsia" w:eastAsiaTheme="minorEastAsia" w:hAnsiTheme="minorEastAsia"/>
        </w:rPr>
      </w:pPr>
      <w:r>
        <w:rPr>
          <w:rFonts w:asciiTheme="minorEastAsia" w:eastAsiaTheme="minorEastAsia" w:hAnsiTheme="minorEastAsia" w:hint="eastAsia"/>
        </w:rPr>
        <w:t>企业用户必须审核成功，并且绑定手机后，才能进行订单操作。</w:t>
      </w:r>
    </w:p>
    <w:p w:rsidR="004A5541" w:rsidRDefault="00DE4E0F">
      <w:pPr>
        <w:numPr>
          <w:ilvl w:val="0"/>
          <w:numId w:val="12"/>
        </w:numPr>
        <w:rPr>
          <w:rFonts w:asciiTheme="minorEastAsia" w:eastAsiaTheme="minorEastAsia" w:hAnsiTheme="minorEastAsia"/>
        </w:rPr>
      </w:pPr>
      <w:r>
        <w:rPr>
          <w:rFonts w:asciiTheme="minorEastAsia" w:eastAsiaTheme="minorEastAsia" w:hAnsiTheme="minorEastAsia" w:hint="eastAsia"/>
        </w:rPr>
        <w:t>设置企业用户信息后，还需通过FTP上</w:t>
      </w:r>
      <w:proofErr w:type="gramStart"/>
      <w:r>
        <w:rPr>
          <w:rFonts w:asciiTheme="minorEastAsia" w:eastAsiaTheme="minorEastAsia" w:hAnsiTheme="minorEastAsia" w:hint="eastAsia"/>
        </w:rPr>
        <w:t>传企业</w:t>
      </w:r>
      <w:proofErr w:type="gramEnd"/>
      <w:r>
        <w:rPr>
          <w:rFonts w:asciiTheme="minorEastAsia" w:eastAsiaTheme="minorEastAsia" w:hAnsiTheme="minorEastAsia" w:hint="eastAsia"/>
        </w:rPr>
        <w:t>用户的营业执照等图片文件（测试环境无需上传）。</w:t>
      </w:r>
    </w:p>
    <w:p w:rsidR="004A5541" w:rsidRDefault="00DE4E0F">
      <w:pPr>
        <w:numPr>
          <w:ilvl w:val="0"/>
          <w:numId w:val="12"/>
        </w:numPr>
        <w:rPr>
          <w:rFonts w:asciiTheme="minorEastAsia" w:eastAsiaTheme="minorEastAsia" w:hAnsiTheme="minorEastAsia"/>
        </w:rPr>
      </w:pPr>
      <w:r>
        <w:rPr>
          <w:rFonts w:asciiTheme="minorEastAsia" w:eastAsiaTheme="minorEastAsia" w:hAnsiTheme="minorEastAsia" w:hint="eastAsia"/>
        </w:rPr>
        <w:t>生产环境FTP权限及上传文件命名规范，请联系存管通业务人员索取。</w:t>
      </w:r>
    </w:p>
    <w:p w:rsidR="004A5541" w:rsidRDefault="00DE4E0F">
      <w:pPr>
        <w:numPr>
          <w:ilvl w:val="0"/>
          <w:numId w:val="12"/>
        </w:numPr>
        <w:rPr>
          <w:rFonts w:asciiTheme="minorEastAsia" w:eastAsiaTheme="minorEastAsia" w:hAnsiTheme="minorEastAsia"/>
        </w:rPr>
      </w:pPr>
      <w:r>
        <w:rPr>
          <w:rFonts w:asciiTheme="minorEastAsia" w:eastAsiaTheme="minorEastAsia" w:hAnsiTheme="minorEastAsia" w:hint="eastAsia"/>
        </w:rPr>
        <w:t>工作人员会在3个工作日内完成审核，审核完成后会发送异步通知（verifyResult接口）。</w:t>
      </w:r>
    </w:p>
    <w:p w:rsidR="004A5541" w:rsidRDefault="00DE4E0F">
      <w:pPr>
        <w:numPr>
          <w:ilvl w:val="0"/>
          <w:numId w:val="12"/>
        </w:numPr>
        <w:rPr>
          <w:rFonts w:asciiTheme="minorEastAsia" w:eastAsiaTheme="minorEastAsia" w:hAnsiTheme="minorEastAsia"/>
        </w:rPr>
      </w:pPr>
      <w:r>
        <w:rPr>
          <w:rFonts w:asciiTheme="minorEastAsia" w:eastAsiaTheme="minorEastAsia" w:hAnsiTheme="minorEastAsia" w:hint="eastAsia"/>
        </w:rPr>
        <w:t>如果P2P平台申请企业借款</w:t>
      </w:r>
      <w:proofErr w:type="gramStart"/>
      <w:r>
        <w:rPr>
          <w:rFonts w:asciiTheme="minorEastAsia" w:eastAsiaTheme="minorEastAsia" w:hAnsiTheme="minorEastAsia" w:hint="eastAsia"/>
        </w:rPr>
        <w:t>人免审的</w:t>
      </w:r>
      <w:proofErr w:type="gramEnd"/>
      <w:r>
        <w:rPr>
          <w:rFonts w:asciiTheme="minorEastAsia" w:eastAsiaTheme="minorEastAsia" w:hAnsiTheme="minorEastAsia" w:hint="eastAsia"/>
        </w:rPr>
        <w:t>，调用改接口成功后，直接返回企业审核状态，没有异步通知。</w:t>
      </w:r>
    </w:p>
    <w:p w:rsidR="004A5541" w:rsidRDefault="00DE4E0F">
      <w:pPr>
        <w:numPr>
          <w:ilvl w:val="0"/>
          <w:numId w:val="12"/>
        </w:numPr>
        <w:rPr>
          <w:rFonts w:asciiTheme="minorEastAsia" w:eastAsiaTheme="minorEastAsia" w:hAnsiTheme="minorEastAsia"/>
        </w:rPr>
      </w:pPr>
      <w:r>
        <w:rPr>
          <w:rFonts w:asciiTheme="minorEastAsia" w:eastAsiaTheme="minorEastAsia" w:hAnsiTheme="minorEastAsia" w:hint="eastAsia"/>
        </w:rPr>
        <w:t>无论是否免审，都要求通过FTP上</w:t>
      </w:r>
      <w:proofErr w:type="gramStart"/>
      <w:r>
        <w:rPr>
          <w:rFonts w:asciiTheme="minorEastAsia" w:eastAsiaTheme="minorEastAsia" w:hAnsiTheme="minorEastAsia" w:hint="eastAsia"/>
        </w:rPr>
        <w:t>传企业</w:t>
      </w:r>
      <w:proofErr w:type="gramEnd"/>
      <w:r>
        <w:rPr>
          <w:rFonts w:asciiTheme="minorEastAsia" w:eastAsiaTheme="minorEastAsia" w:hAnsiTheme="minorEastAsia" w:hint="eastAsia"/>
        </w:rPr>
        <w:t>用户的营业执照等图片文件。</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企业用户审核认证流程（</w:t>
      </w:r>
      <w:proofErr w:type="gramStart"/>
      <w:r>
        <w:rPr>
          <w:rFonts w:asciiTheme="minorEastAsia" w:eastAsiaTheme="minorEastAsia" w:hAnsiTheme="minorEastAsia" w:hint="eastAsia"/>
        </w:rPr>
        <w:t>非免审</w:t>
      </w:r>
      <w:proofErr w:type="gramEnd"/>
      <w:r>
        <w:rPr>
          <w:rFonts w:asciiTheme="minorEastAsia" w:eastAsiaTheme="minorEastAsia" w:hAnsiTheme="minorEastAsia" w:hint="eastAsia"/>
        </w:rPr>
        <w:t>平台）：</w:t>
      </w:r>
    </w:p>
    <w:p w:rsidR="004A5541" w:rsidRDefault="00DE4E0F">
      <w:pPr>
        <w:numPr>
          <w:ilvl w:val="0"/>
          <w:numId w:val="13"/>
        </w:numPr>
        <w:rPr>
          <w:rFonts w:asciiTheme="minorEastAsia" w:eastAsiaTheme="minorEastAsia" w:hAnsiTheme="minorEastAsia"/>
        </w:rPr>
      </w:pPr>
      <w:r>
        <w:rPr>
          <w:rFonts w:asciiTheme="minorEastAsia" w:eastAsiaTheme="minorEastAsia" w:hAnsiTheme="minorEastAsia" w:hint="eastAsia"/>
        </w:rPr>
        <w:t>调用设置企业信息接口。</w:t>
      </w:r>
    </w:p>
    <w:p w:rsidR="004A5541" w:rsidRDefault="00DE4E0F">
      <w:pPr>
        <w:numPr>
          <w:ilvl w:val="0"/>
          <w:numId w:val="13"/>
        </w:numPr>
        <w:rPr>
          <w:rFonts w:asciiTheme="minorEastAsia" w:eastAsiaTheme="minorEastAsia" w:hAnsiTheme="minorEastAsia"/>
        </w:rPr>
      </w:pPr>
      <w:r>
        <w:rPr>
          <w:rFonts w:asciiTheme="minorEastAsia" w:eastAsiaTheme="minorEastAsia" w:hAnsiTheme="minorEastAsia" w:hint="eastAsia"/>
        </w:rPr>
        <w:t>通过FTP上传营业执照等图片文件。</w:t>
      </w:r>
    </w:p>
    <w:p w:rsidR="004A5541" w:rsidRDefault="00DE4E0F">
      <w:pPr>
        <w:numPr>
          <w:ilvl w:val="0"/>
          <w:numId w:val="13"/>
        </w:numPr>
        <w:rPr>
          <w:rFonts w:asciiTheme="minorEastAsia" w:eastAsiaTheme="minorEastAsia" w:hAnsiTheme="minorEastAsia"/>
        </w:rPr>
      </w:pPr>
      <w:r>
        <w:rPr>
          <w:rFonts w:asciiTheme="minorEastAsia" w:eastAsiaTheme="minorEastAsia" w:hAnsiTheme="minorEastAsia" w:hint="eastAsia"/>
        </w:rPr>
        <w:t>通联提交银行，2个工作日内完成审核。</w:t>
      </w:r>
    </w:p>
    <w:p w:rsidR="004A5541" w:rsidRDefault="00DE4E0F">
      <w:pPr>
        <w:numPr>
          <w:ilvl w:val="0"/>
          <w:numId w:val="13"/>
        </w:numPr>
        <w:rPr>
          <w:rFonts w:asciiTheme="minorEastAsia" w:eastAsiaTheme="minorEastAsia" w:hAnsiTheme="minorEastAsia"/>
        </w:rPr>
      </w:pPr>
      <w:r>
        <w:rPr>
          <w:rFonts w:asciiTheme="minorEastAsia" w:eastAsiaTheme="minorEastAsia" w:hAnsiTheme="minorEastAsia" w:hint="eastAsia"/>
        </w:rPr>
        <w:t>银行审核完成后，存管通将异步通知P2P平台。</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lastRenderedPageBreak/>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3"/>
        <w:gridCol w:w="810"/>
        <w:gridCol w:w="2027"/>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73"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783"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c>
          <w:tcPr>
            <w:tcW w:w="673" w:type="dxa"/>
            <w:vMerge/>
          </w:tcPr>
          <w:p w:rsidR="004A5541" w:rsidRDefault="004A5541">
            <w:pPr>
              <w:rPr>
                <w:rFonts w:asciiTheme="minorEastAsia" w:eastAsiaTheme="minorEastAsia" w:hAnsiTheme="minorEastAsia"/>
                <w:sz w:val="18"/>
                <w:szCs w:val="18"/>
              </w:rPr>
            </w:pPr>
          </w:p>
        </w:tc>
        <w:tc>
          <w:tcPr>
            <w:tcW w:w="2837"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73" w:type="dxa"/>
            <w:vMerge/>
          </w:tcPr>
          <w:p w:rsidR="004A5541" w:rsidRDefault="004A5541">
            <w:pPr>
              <w:rPr>
                <w:rFonts w:asciiTheme="minorEastAsia" w:eastAsiaTheme="minorEastAsia" w:hAnsiTheme="minorEastAsia"/>
                <w:sz w:val="18"/>
                <w:szCs w:val="18"/>
              </w:rPr>
            </w:pPr>
          </w:p>
        </w:tc>
        <w:tc>
          <w:tcPr>
            <w:tcW w:w="2837"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setCompanyInfo</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73" w:type="dxa"/>
            <w:vMerge/>
          </w:tcPr>
          <w:p w:rsidR="004A5541" w:rsidRDefault="004A5541">
            <w:pPr>
              <w:rPr>
                <w:rFonts w:asciiTheme="minorEastAsia" w:eastAsiaTheme="minorEastAsia" w:hAnsiTheme="minorEastAsia"/>
                <w:sz w:val="18"/>
                <w:szCs w:val="18"/>
              </w:rPr>
            </w:pPr>
          </w:p>
        </w:tc>
        <w:tc>
          <w:tcPr>
            <w:tcW w:w="81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973"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请求参数，嵌套的JSON对象，key为参数名称，value为参数值</w:t>
            </w:r>
          </w:p>
        </w:tc>
      </w:tr>
      <w:tr w:rsidR="004A5541">
        <w:tc>
          <w:tcPr>
            <w:tcW w:w="673"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202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73"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202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接收通知地址</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用于接收审核结果通知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673"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202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companyBasicInfo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企业基本信息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bookmarkStart w:id="67" w:name="_Hlt430680431"/>
        <w:tc>
          <w:tcPr>
            <w:tcW w:w="2410" w:type="dxa"/>
          </w:tcPr>
          <w:p w:rsidR="004A5541" w:rsidRDefault="00F26409">
            <w:pPr>
              <w:rPr>
                <w:rFonts w:asciiTheme="minorEastAsia" w:eastAsiaTheme="minorEastAsia" w:hAnsiTheme="minorEastAsia"/>
                <w:sz w:val="18"/>
                <w:szCs w:val="18"/>
              </w:rPr>
            </w:pPr>
            <w:r>
              <w:rPr>
                <w:rFonts w:asciiTheme="minorEastAsia" w:eastAsiaTheme="minorEastAsia" w:hAnsiTheme="minorEastAsia"/>
                <w:sz w:val="18"/>
                <w:szCs w:val="18"/>
              </w:rPr>
              <w:fldChar w:fldCharType="begin"/>
            </w:r>
            <w:r w:rsidR="00DE4E0F">
              <w:rPr>
                <w:rFonts w:asciiTheme="minorEastAsia" w:eastAsiaTheme="minorEastAsia" w:hAnsiTheme="minorEastAsia"/>
                <w:sz w:val="18"/>
                <w:szCs w:val="18"/>
              </w:rPr>
              <w:instrText xml:space="preserve"> HYPERLINK  \l "</w:instrText>
            </w:r>
            <w:r w:rsidR="00DE4E0F">
              <w:rPr>
                <w:rFonts w:asciiTheme="minorEastAsia" w:eastAsiaTheme="minorEastAsia" w:hAnsiTheme="minorEastAsia" w:hint="eastAsia"/>
                <w:sz w:val="18"/>
                <w:szCs w:val="18"/>
              </w:rPr>
              <w:instrText>_企业基本信息</w:instrText>
            </w:r>
            <w:r w:rsidR="00DE4E0F">
              <w:rPr>
                <w:rFonts w:asciiTheme="minorEastAsia" w:eastAsiaTheme="minorEastAsia" w:hAnsiTheme="minorEastAsia"/>
                <w:sz w:val="18"/>
                <w:szCs w:val="18"/>
              </w:rPr>
              <w:instrText>"</w:instrText>
            </w:r>
            <w:r>
              <w:rPr>
                <w:rFonts w:asciiTheme="minorEastAsia" w:eastAsiaTheme="minorEastAsia" w:hAnsiTheme="minorEastAsia"/>
                <w:sz w:val="18"/>
                <w:szCs w:val="18"/>
              </w:rPr>
              <w:fldChar w:fldCharType="separate"/>
            </w:r>
            <w:r w:rsidR="00DE4E0F">
              <w:rPr>
                <w:rStyle w:val="aa"/>
                <w:rFonts w:asciiTheme="minorEastAsia" w:eastAsiaTheme="minorEastAsia" w:hAnsiTheme="minorEastAsia" w:hint="default"/>
                <w:sz w:val="18"/>
                <w:szCs w:val="18"/>
              </w:rPr>
              <w:t>详</w:t>
            </w:r>
            <w:bookmarkStart w:id="68" w:name="_Hlt433382581"/>
            <w:bookmarkStart w:id="69" w:name="_Hlt433382580"/>
            <w:bookmarkStart w:id="70" w:name="_Hlt430937189"/>
            <w:bookmarkStart w:id="71" w:name="_Hlt430865621"/>
            <w:r w:rsidR="00DE4E0F">
              <w:rPr>
                <w:rStyle w:val="aa"/>
                <w:rFonts w:asciiTheme="minorEastAsia" w:eastAsiaTheme="minorEastAsia" w:hAnsiTheme="minorEastAsia" w:hint="default"/>
                <w:sz w:val="18"/>
                <w:szCs w:val="18"/>
              </w:rPr>
              <w:t>细</w:t>
            </w:r>
            <w:bookmarkEnd w:id="68"/>
            <w:bookmarkEnd w:id="69"/>
            <w:bookmarkEnd w:id="70"/>
            <w:bookmarkEnd w:id="71"/>
            <w:r>
              <w:rPr>
                <w:rFonts w:asciiTheme="minorEastAsia" w:eastAsiaTheme="minorEastAsia" w:hAnsiTheme="minorEastAsia"/>
                <w:sz w:val="18"/>
                <w:szCs w:val="18"/>
              </w:rPr>
              <w:fldChar w:fldCharType="end"/>
            </w:r>
            <w:bookmarkEnd w:id="67"/>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73"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202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companyExtendInfo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企业扩展信息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目前不需要传</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字段名</w:t>
            </w:r>
          </w:p>
        </w:tc>
        <w:tc>
          <w:tcPr>
            <w:tcW w:w="2268"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参数类型</w:t>
            </w:r>
          </w:p>
        </w:tc>
        <w:tc>
          <w:tcPr>
            <w:tcW w:w="2410"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取值</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result</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审核结果</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2：审核成功；3：审核失败</w:t>
            </w:r>
          </w:p>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企业免审时</w:t>
            </w:r>
            <w:proofErr w:type="gramEnd"/>
            <w:r>
              <w:rPr>
                <w:rFonts w:asciiTheme="minorEastAsia" w:eastAsiaTheme="minorEastAsia" w:hAnsiTheme="minorEastAsia" w:hint="eastAsia"/>
                <w:sz w:val="18"/>
                <w:szCs w:val="18"/>
              </w:rPr>
              <w:t>非空</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failReason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失败原因</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72" w:name="_Toc2445"/>
      <w:bookmarkStart w:id="73" w:name="_Toc19645"/>
      <w:r>
        <w:rPr>
          <w:rFonts w:asciiTheme="minorEastAsia" w:eastAsiaTheme="minorEastAsia" w:hAnsiTheme="minorEastAsia" w:hint="eastAsia"/>
        </w:rPr>
        <w:t>企业信息审核结果通知</w:t>
      </w:r>
      <w:bookmarkEnd w:id="72"/>
      <w:bookmarkEnd w:id="73"/>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14"/>
        </w:numPr>
        <w:rPr>
          <w:rFonts w:asciiTheme="minorEastAsia" w:eastAsiaTheme="minorEastAsia" w:hAnsiTheme="minorEastAsia"/>
        </w:rPr>
      </w:pPr>
      <w:r>
        <w:rPr>
          <w:rFonts w:asciiTheme="minorEastAsia" w:eastAsiaTheme="minorEastAsia" w:hAnsiTheme="minorEastAsia" w:hint="eastAsia"/>
        </w:rPr>
        <w:t>企业用户必须审核成功，并且绑定手机后，才能进行订单操作。</w:t>
      </w:r>
    </w:p>
    <w:p w:rsidR="004A5541" w:rsidRDefault="00DE4E0F">
      <w:pPr>
        <w:numPr>
          <w:ilvl w:val="0"/>
          <w:numId w:val="14"/>
        </w:numPr>
        <w:rPr>
          <w:rFonts w:asciiTheme="minorEastAsia" w:eastAsiaTheme="minorEastAsia" w:hAnsiTheme="minorEastAsia"/>
        </w:rPr>
      </w:pPr>
      <w:r>
        <w:rPr>
          <w:rFonts w:asciiTheme="minorEastAsia" w:eastAsiaTheme="minorEastAsia" w:hAnsiTheme="minorEastAsia" w:hint="eastAsia"/>
        </w:rPr>
        <w:t>人工审核后系统将通过该接口发送异步通知，P2P平台也可以通过获取用户信息（getMemberInfo）接口来获取企业用户信息审核状态。</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72"/>
        <w:gridCol w:w="1379"/>
        <w:gridCol w:w="1559"/>
        <w:gridCol w:w="2268"/>
        <w:gridCol w:w="1134"/>
        <w:gridCol w:w="2410"/>
        <w:gridCol w:w="1134"/>
      </w:tblGrid>
      <w:tr w:rsidR="004A5541">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72"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884"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293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293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verifyResult</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137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505"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1379"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bizUserId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1379"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result</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审核结果</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2：审核成功；3：审核失败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1379"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checkTime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审核时间</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yyyy-MM-ddHH:mm:ss</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1379"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remark</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1379"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failReason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失败原因</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293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72" w:type="dxa"/>
            <w:vMerge/>
            <w:vAlign w:val="center"/>
          </w:tcPr>
          <w:p w:rsidR="004A5541" w:rsidRDefault="004A5541">
            <w:pPr>
              <w:rPr>
                <w:rFonts w:asciiTheme="minorEastAsia" w:eastAsiaTheme="minorEastAsia" w:hAnsiTheme="minorEastAsia"/>
                <w:sz w:val="18"/>
                <w:szCs w:val="18"/>
              </w:rPr>
            </w:pPr>
          </w:p>
        </w:tc>
        <w:tc>
          <w:tcPr>
            <w:tcW w:w="293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74" w:name="_Toc12308"/>
      <w:bookmarkStart w:id="75" w:name="_Toc28369"/>
      <w:r>
        <w:rPr>
          <w:rFonts w:asciiTheme="minorEastAsia" w:eastAsiaTheme="minorEastAsia" w:hAnsiTheme="minorEastAsia" w:hint="eastAsia"/>
        </w:rPr>
        <w:t>获取用户信息</w:t>
      </w:r>
      <w:bookmarkEnd w:id="74"/>
      <w:bookmarkEnd w:id="75"/>
    </w:p>
    <w:p w:rsidR="004A5541" w:rsidRDefault="00DE4E0F">
      <w:pPr>
        <w:rPr>
          <w:rFonts w:asciiTheme="minorEastAsia" w:eastAsiaTheme="minorEastAsia" w:hAnsiTheme="minorEastAsia"/>
        </w:rPr>
      </w:pPr>
      <w:r>
        <w:rPr>
          <w:rFonts w:asciiTheme="minorEastAsia" w:eastAsiaTheme="minorEastAsia" w:hAnsiTheme="minorEastAsia" w:hint="eastAsia"/>
        </w:rPr>
        <w:t>注：该接口支持查询个人用户、企业用户。</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字段名</w:t>
            </w:r>
          </w:p>
        </w:tc>
        <w:tc>
          <w:tcPr>
            <w:tcW w:w="2268"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参数类型</w:t>
            </w:r>
          </w:p>
        </w:tc>
        <w:tc>
          <w:tcPr>
            <w:tcW w:w="2410"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取值</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getMemberInfo</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字段名</w:t>
            </w:r>
          </w:p>
        </w:tc>
        <w:tc>
          <w:tcPr>
            <w:tcW w:w="2268"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参数类型</w:t>
            </w:r>
          </w:p>
        </w:tc>
        <w:tc>
          <w:tcPr>
            <w:tcW w:w="2410"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取值</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用户类型" w:history="1">
              <w:r w:rsidR="00DE4E0F">
                <w:rPr>
                  <w:rStyle w:val="aa"/>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个人</w:t>
            </w:r>
            <w:hyperlink w:anchor="_获取的个人信息" w:history="1">
              <w:r>
                <w:rPr>
                  <w:rStyle w:val="aa"/>
                  <w:rFonts w:asciiTheme="minorEastAsia" w:eastAsiaTheme="minorEastAsia" w:hAnsiTheme="minorEastAsia" w:hint="default"/>
                  <w:sz w:val="18"/>
                  <w:szCs w:val="18"/>
                </w:rPr>
                <w:t>详</w:t>
              </w:r>
              <w:bookmarkStart w:id="76" w:name="_Hlt430865711"/>
              <w:bookmarkStart w:id="77" w:name="_Hlt438800020"/>
              <w:bookmarkStart w:id="78" w:name="_Hlt430680658"/>
              <w:r>
                <w:rPr>
                  <w:rStyle w:val="aa"/>
                  <w:rFonts w:asciiTheme="minorEastAsia" w:eastAsiaTheme="minorEastAsia" w:hAnsiTheme="minorEastAsia" w:hint="default"/>
                  <w:sz w:val="18"/>
                  <w:szCs w:val="18"/>
                </w:rPr>
                <w:t>细</w:t>
              </w:r>
              <w:bookmarkEnd w:id="76"/>
              <w:bookmarkEnd w:id="77"/>
              <w:bookmarkEnd w:id="78"/>
            </w:hyperlink>
            <w:r>
              <w:rPr>
                <w:rFonts w:asciiTheme="minorEastAsia" w:eastAsiaTheme="minorEastAsia" w:hAnsiTheme="minorEastAsia" w:hint="eastAsia"/>
                <w:sz w:val="18"/>
                <w:szCs w:val="18"/>
              </w:rPr>
              <w:t xml:space="preserve"> ； 企业</w:t>
            </w:r>
            <w:hyperlink w:anchor="_企业基本信息（获取）" w:history="1">
              <w:r>
                <w:rPr>
                  <w:rStyle w:val="aa"/>
                  <w:rFonts w:asciiTheme="minorEastAsia" w:eastAsiaTheme="minorEastAsia" w:hAnsiTheme="minorEastAsia" w:hint="default"/>
                  <w:sz w:val="18"/>
                  <w:szCs w:val="18"/>
                </w:rPr>
                <w:t>详</w:t>
              </w:r>
              <w:bookmarkStart w:id="79" w:name="_Hlt438800029"/>
              <w:bookmarkStart w:id="80" w:name="_Hlt438799787"/>
              <w:bookmarkStart w:id="81" w:name="_Hlt438799786"/>
              <w:r>
                <w:rPr>
                  <w:rStyle w:val="aa"/>
                  <w:rFonts w:asciiTheme="minorEastAsia" w:eastAsiaTheme="minorEastAsia" w:hAnsiTheme="minorEastAsia" w:hint="default"/>
                  <w:sz w:val="18"/>
                  <w:szCs w:val="18"/>
                </w:rPr>
                <w:t>细</w:t>
              </w:r>
              <w:bookmarkEnd w:id="79"/>
              <w:bookmarkEnd w:id="80"/>
              <w:bookmarkEnd w:id="81"/>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82" w:name="_Toc4033"/>
      <w:bookmarkStart w:id="83" w:name="_Toc22459"/>
      <w:r>
        <w:rPr>
          <w:rFonts w:asciiTheme="minorEastAsia" w:eastAsiaTheme="minorEastAsia" w:hAnsiTheme="minorEastAsia" w:hint="eastAsia"/>
        </w:rPr>
        <w:t>查询卡bin</w:t>
      </w:r>
      <w:bookmarkEnd w:id="82"/>
      <w:bookmarkEnd w:id="83"/>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该接口用于绑定银行卡操作中根据用户输入的银行卡卡号查询卡名、卡种类型、开户银行等信息，P2P平台可根据开户银行名称动态显示银行LOGO（可使用通联支付提供的银行icon文件包，请联系存管通业务人员索取）。另外</w:t>
      </w:r>
      <w:proofErr w:type="gramStart"/>
      <w:r>
        <w:rPr>
          <w:rFonts w:asciiTheme="minorEastAsia" w:eastAsiaTheme="minorEastAsia" w:hAnsiTheme="minorEastAsia" w:hint="eastAsia"/>
        </w:rPr>
        <w:t>调用绑卡接口</w:t>
      </w:r>
      <w:proofErr w:type="gramEnd"/>
      <w:r>
        <w:rPr>
          <w:rFonts w:asciiTheme="minorEastAsia" w:eastAsiaTheme="minorEastAsia" w:hAnsiTheme="minorEastAsia" w:hint="eastAsia"/>
        </w:rPr>
        <w:t>时可能还需上送该接口返回的部分信息。</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15"/>
        </w:numPr>
        <w:rPr>
          <w:rFonts w:asciiTheme="minorEastAsia" w:eastAsiaTheme="minorEastAsia" w:hAnsiTheme="minorEastAsia"/>
        </w:rPr>
      </w:pPr>
      <w:r>
        <w:rPr>
          <w:rFonts w:asciiTheme="minorEastAsia" w:eastAsiaTheme="minorEastAsia" w:hAnsiTheme="minorEastAsia" w:hint="eastAsia"/>
        </w:rPr>
        <w:t>测试环境下，只支持</w:t>
      </w:r>
      <w:r>
        <w:rPr>
          <w:rFonts w:asciiTheme="minorEastAsia" w:eastAsiaTheme="minorEastAsia" w:hAnsiTheme="minorEastAsia"/>
        </w:rPr>
        <w:t>622848</w:t>
      </w:r>
      <w:r>
        <w:rPr>
          <w:rFonts w:asciiTheme="minorEastAsia" w:eastAsiaTheme="minorEastAsia" w:hAnsiTheme="minorEastAsia" w:hint="eastAsia"/>
        </w:rPr>
        <w:t>、</w:t>
      </w:r>
      <w:r>
        <w:rPr>
          <w:rFonts w:asciiTheme="minorEastAsia" w:eastAsiaTheme="minorEastAsia" w:hAnsiTheme="minorEastAsia"/>
        </w:rPr>
        <w:t>62284</w:t>
      </w:r>
      <w:r>
        <w:rPr>
          <w:rFonts w:asciiTheme="minorEastAsia" w:eastAsiaTheme="minorEastAsia" w:hAnsiTheme="minorEastAsia" w:hint="eastAsia"/>
        </w:rPr>
        <w:t>9开头的19位银行卡（后13位可以随便指定）。</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ge</w:t>
            </w:r>
            <w:r>
              <w:rPr>
                <w:rFonts w:asciiTheme="minorEastAsia" w:eastAsiaTheme="minorEastAsia" w:hAnsiTheme="minorEastAsia" w:hint="eastAsia"/>
                <w:sz w:val="18"/>
                <w:szCs w:val="18"/>
              </w:rPr>
              <w:t>tBankCardBin</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7F7F7F"/>
                <w:sz w:val="18"/>
                <w:szCs w:val="18"/>
              </w:rPr>
            </w:pPr>
            <w:r>
              <w:rPr>
                <w:rFonts w:asciiTheme="minorEastAsia" w:eastAsiaTheme="minorEastAsia" w:hAnsiTheme="minorEastAsia" w:hint="eastAsia"/>
                <w:color w:val="7F7F7F"/>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cardBinInfo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卡bin信息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410" w:type="dxa"/>
          </w:tcPr>
          <w:p w:rsidR="004A5541" w:rsidRDefault="00F26409">
            <w:pPr>
              <w:rPr>
                <w:rFonts w:asciiTheme="minorEastAsia" w:eastAsiaTheme="minorEastAsia" w:hAnsiTheme="minorEastAsia"/>
                <w:sz w:val="18"/>
                <w:szCs w:val="18"/>
              </w:rPr>
            </w:pPr>
            <w:hyperlink w:anchor="_卡bin信息" w:history="1">
              <w:r w:rsidR="00DE4E0F">
                <w:rPr>
                  <w:rStyle w:val="aa"/>
                  <w:rFonts w:asciiTheme="minorEastAsia" w:eastAsiaTheme="minorEastAsia" w:hAnsiTheme="minorEastAsia" w:hint="default"/>
                  <w:sz w:val="18"/>
                  <w:szCs w:val="18"/>
                </w:rPr>
                <w:t>详</w:t>
              </w:r>
              <w:bookmarkStart w:id="84" w:name="_Hlt430200272"/>
              <w:r w:rsidR="00DE4E0F">
                <w:rPr>
                  <w:rStyle w:val="aa"/>
                  <w:rFonts w:asciiTheme="minorEastAsia" w:eastAsiaTheme="minorEastAsia" w:hAnsiTheme="minorEastAsia" w:hint="default"/>
                  <w:sz w:val="18"/>
                  <w:szCs w:val="18"/>
                </w:rPr>
                <w:t>细</w:t>
              </w:r>
              <w:bookmarkEnd w:id="84"/>
            </w:hyperlink>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85" w:name="_Toc8870"/>
      <w:bookmarkStart w:id="86" w:name="_Toc4249"/>
      <w:r>
        <w:rPr>
          <w:rFonts w:asciiTheme="minorEastAsia" w:eastAsiaTheme="minorEastAsia" w:hAnsiTheme="minorEastAsia" w:hint="eastAsia"/>
        </w:rPr>
        <w:lastRenderedPageBreak/>
        <w:t>请求绑定银行卡</w:t>
      </w:r>
      <w:bookmarkEnd w:id="85"/>
      <w:bookmarkEnd w:id="86"/>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接口调用说明：</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个人用户必须先完成实名认证才能绑定银行卡，且接口请求参数（姓名和证件号码）必须与实名信息一致。</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个人用户默认允许绑定多张银行卡，具体配置信息可与存管通业务人员确认。</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企业用户如需提现到个人银行账户，可调用此接口绑定银行卡。</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企业用户绑定个人银行卡前无需调用实名认证接口，但必须企业信息已审核成功。</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企业用户绑定个人银行卡后仍需要后台人工审核，</w:t>
      </w:r>
      <w:r>
        <w:rPr>
          <w:rFonts w:asciiTheme="minorEastAsia" w:eastAsiaTheme="minorEastAsia" w:hAnsiTheme="minorEastAsia" w:hint="eastAsia"/>
          <w:szCs w:val="21"/>
        </w:rPr>
        <w:t>请邮件提交“企业绑定个人银行卡申请单”。</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企业用户绑定个人银行卡审核成功后才能发起提现交易。</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企业用户最多只允许绑定一张个人银行卡，且不支持通过接口解绑或变更，如需变更</w:t>
      </w:r>
      <w:r>
        <w:rPr>
          <w:rFonts w:asciiTheme="minorEastAsia" w:eastAsiaTheme="minorEastAsia" w:hAnsiTheme="minorEastAsia" w:hint="eastAsia"/>
          <w:szCs w:val="21"/>
        </w:rPr>
        <w:t>请邮件提交“变更企业绑定个人银行卡申请单”</w:t>
      </w:r>
      <w:r>
        <w:rPr>
          <w:rFonts w:asciiTheme="minorEastAsia" w:eastAsiaTheme="minorEastAsia" w:hAnsiTheme="minorEastAsia" w:hint="eastAsia"/>
        </w:rPr>
        <w:t>。</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该接口支持三要素、四要素及实名付</w:t>
      </w:r>
      <w:proofErr w:type="gramStart"/>
      <w:r>
        <w:rPr>
          <w:rFonts w:asciiTheme="minorEastAsia" w:eastAsiaTheme="minorEastAsia" w:hAnsiTheme="minorEastAsia" w:hint="eastAsia"/>
        </w:rPr>
        <w:t>三种绑卡方式</w:t>
      </w:r>
      <w:proofErr w:type="gramEnd"/>
      <w:r>
        <w:rPr>
          <w:rFonts w:asciiTheme="minorEastAsia" w:eastAsiaTheme="minorEastAsia" w:hAnsiTheme="minorEastAsia" w:hint="eastAsia"/>
        </w:rPr>
        <w:t>：</w:t>
      </w:r>
    </w:p>
    <w:p w:rsidR="004A5541" w:rsidRDefault="00DE4E0F">
      <w:pPr>
        <w:numPr>
          <w:ilvl w:val="1"/>
          <w:numId w:val="16"/>
        </w:numPr>
        <w:tabs>
          <w:tab w:val="clear" w:pos="840"/>
          <w:tab w:val="left" w:pos="425"/>
        </w:tabs>
        <w:rPr>
          <w:rFonts w:asciiTheme="minorEastAsia" w:eastAsiaTheme="minorEastAsia" w:hAnsiTheme="minorEastAsia"/>
        </w:rPr>
      </w:pPr>
      <w:r>
        <w:rPr>
          <w:rFonts w:asciiTheme="minorEastAsia" w:eastAsiaTheme="minorEastAsia" w:hAnsiTheme="minorEastAsia" w:hint="eastAsia"/>
        </w:rPr>
        <w:t>三</w:t>
      </w:r>
      <w:proofErr w:type="gramStart"/>
      <w:r>
        <w:rPr>
          <w:rFonts w:asciiTheme="minorEastAsia" w:eastAsiaTheme="minorEastAsia" w:hAnsiTheme="minorEastAsia" w:hint="eastAsia"/>
        </w:rPr>
        <w:t>要素绑卡验证</w:t>
      </w:r>
      <w:proofErr w:type="gramEnd"/>
      <w:r>
        <w:rPr>
          <w:rFonts w:asciiTheme="minorEastAsia" w:eastAsiaTheme="minorEastAsia" w:hAnsiTheme="minorEastAsia" w:hint="eastAsia"/>
        </w:rPr>
        <w:t>持卡人姓名、身份证件号码、银行卡卡号。三要素绑定的银行卡可用于提现。</w:t>
      </w:r>
    </w:p>
    <w:p w:rsidR="004A5541" w:rsidRDefault="00DE4E0F">
      <w:pPr>
        <w:numPr>
          <w:ilvl w:val="1"/>
          <w:numId w:val="16"/>
        </w:numPr>
        <w:tabs>
          <w:tab w:val="clear" w:pos="840"/>
          <w:tab w:val="left" w:pos="425"/>
        </w:tabs>
        <w:rPr>
          <w:rFonts w:asciiTheme="minorEastAsia" w:eastAsiaTheme="minorEastAsia" w:hAnsiTheme="minorEastAsia"/>
        </w:rPr>
      </w:pPr>
      <w:r>
        <w:rPr>
          <w:rFonts w:asciiTheme="minorEastAsia" w:eastAsiaTheme="minorEastAsia" w:hAnsiTheme="minorEastAsia" w:hint="eastAsia"/>
        </w:rPr>
        <w:t>四</w:t>
      </w:r>
      <w:proofErr w:type="gramStart"/>
      <w:r>
        <w:rPr>
          <w:rFonts w:asciiTheme="minorEastAsia" w:eastAsiaTheme="minorEastAsia" w:hAnsiTheme="minorEastAsia" w:hint="eastAsia"/>
        </w:rPr>
        <w:t>要素绑卡验证</w:t>
      </w:r>
      <w:proofErr w:type="gramEnd"/>
      <w:r>
        <w:rPr>
          <w:rFonts w:asciiTheme="minorEastAsia" w:eastAsiaTheme="minorEastAsia" w:hAnsiTheme="minorEastAsia" w:hint="eastAsia"/>
        </w:rPr>
        <w:t>持卡人姓名、身份证件号码、银行卡卡号、银行预留手机号，且必须对银行预留手机号进行短信验证码验证，</w:t>
      </w:r>
      <w:proofErr w:type="gramStart"/>
      <w:r>
        <w:rPr>
          <w:rFonts w:asciiTheme="minorEastAsia" w:eastAsiaTheme="minorEastAsia" w:hAnsiTheme="minorEastAsia" w:hint="eastAsia"/>
        </w:rPr>
        <w:t>才能绑卡成功</w:t>
      </w:r>
      <w:proofErr w:type="gramEnd"/>
      <w:r>
        <w:rPr>
          <w:rFonts w:asciiTheme="minorEastAsia" w:eastAsiaTheme="minorEastAsia" w:hAnsiTheme="minorEastAsia" w:hint="eastAsia"/>
        </w:rPr>
        <w:t>。四要素绑定的银行卡可用于快捷支付、提现。</w:t>
      </w:r>
    </w:p>
    <w:p w:rsidR="004A5541" w:rsidRDefault="00DE4E0F">
      <w:pPr>
        <w:numPr>
          <w:ilvl w:val="1"/>
          <w:numId w:val="16"/>
        </w:numPr>
        <w:tabs>
          <w:tab w:val="clear" w:pos="840"/>
          <w:tab w:val="left" w:pos="425"/>
        </w:tabs>
        <w:rPr>
          <w:rFonts w:asciiTheme="minorEastAsia" w:eastAsiaTheme="minorEastAsia" w:hAnsiTheme="minorEastAsia"/>
        </w:rPr>
      </w:pPr>
      <w:r>
        <w:rPr>
          <w:rFonts w:asciiTheme="minorEastAsia" w:eastAsiaTheme="minorEastAsia" w:hAnsiTheme="minorEastAsia" w:hint="eastAsia"/>
        </w:rPr>
        <w:t>实名</w:t>
      </w:r>
      <w:proofErr w:type="gramStart"/>
      <w:r>
        <w:rPr>
          <w:rFonts w:asciiTheme="minorEastAsia" w:eastAsiaTheme="minorEastAsia" w:hAnsiTheme="minorEastAsia" w:hint="eastAsia"/>
        </w:rPr>
        <w:t>付绑卡</w:t>
      </w:r>
      <w:proofErr w:type="gramEnd"/>
      <w:r>
        <w:rPr>
          <w:rFonts w:asciiTheme="minorEastAsia" w:eastAsiaTheme="minorEastAsia" w:hAnsiTheme="minorEastAsia" w:hint="eastAsia"/>
        </w:rPr>
        <w:t>验证持卡人姓名、身份证件号码、银行卡卡号、银行预留手机号，且必须对银行预留手机号进行短信验证码验证，</w:t>
      </w:r>
      <w:proofErr w:type="gramStart"/>
      <w:r>
        <w:rPr>
          <w:rFonts w:asciiTheme="minorEastAsia" w:eastAsiaTheme="minorEastAsia" w:hAnsiTheme="minorEastAsia" w:hint="eastAsia"/>
        </w:rPr>
        <w:t>才能绑卡成功</w:t>
      </w:r>
      <w:proofErr w:type="gramEnd"/>
      <w:r>
        <w:rPr>
          <w:rFonts w:asciiTheme="minorEastAsia" w:eastAsiaTheme="minorEastAsia" w:hAnsiTheme="minorEastAsia" w:hint="eastAsia"/>
        </w:rPr>
        <w:t>。实名付绑定的银行卡可用于实名付（一种代扣</w:t>
      </w:r>
      <w:proofErr w:type="gramStart"/>
      <w:r>
        <w:rPr>
          <w:rFonts w:asciiTheme="minorEastAsia" w:eastAsiaTheme="minorEastAsia" w:hAnsiTheme="minorEastAsia" w:hint="eastAsia"/>
        </w:rPr>
        <w:t>类支付</w:t>
      </w:r>
      <w:proofErr w:type="gramEnd"/>
      <w:r>
        <w:rPr>
          <w:rFonts w:asciiTheme="minorEastAsia" w:eastAsiaTheme="minorEastAsia" w:hAnsiTheme="minorEastAsia" w:hint="eastAsia"/>
        </w:rPr>
        <w:t>产品）、提现。</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该接口支持的银行</w:t>
      </w:r>
      <w:proofErr w:type="gramStart"/>
      <w:r>
        <w:rPr>
          <w:rFonts w:asciiTheme="minorEastAsia" w:eastAsiaTheme="minorEastAsia" w:hAnsiTheme="minorEastAsia" w:hint="eastAsia"/>
        </w:rPr>
        <w:t>列表请</w:t>
      </w:r>
      <w:proofErr w:type="gramEnd"/>
      <w:r>
        <w:rPr>
          <w:rFonts w:asciiTheme="minorEastAsia" w:eastAsiaTheme="minorEastAsia" w:hAnsiTheme="minorEastAsia" w:hint="eastAsia"/>
        </w:rPr>
        <w:t>联系存管通业务人员确认、索取。</w:t>
      </w:r>
    </w:p>
    <w:p w:rsidR="004A5541" w:rsidRDefault="00DE4E0F">
      <w:pPr>
        <w:numPr>
          <w:ilvl w:val="0"/>
          <w:numId w:val="16"/>
        </w:numPr>
        <w:rPr>
          <w:rFonts w:asciiTheme="minorEastAsia" w:eastAsiaTheme="minorEastAsia" w:hAnsiTheme="minorEastAsia"/>
        </w:rPr>
      </w:pPr>
      <w:r>
        <w:rPr>
          <w:rFonts w:asciiTheme="minorEastAsia" w:eastAsiaTheme="minorEastAsia" w:hAnsiTheme="minorEastAsia" w:hint="eastAsia"/>
        </w:rPr>
        <w:t>此接口中四要素绑卡、实名</w:t>
      </w:r>
      <w:proofErr w:type="gramStart"/>
      <w:r>
        <w:rPr>
          <w:rFonts w:asciiTheme="minorEastAsia" w:eastAsiaTheme="minorEastAsia" w:hAnsiTheme="minorEastAsia" w:hint="eastAsia"/>
        </w:rPr>
        <w:t>付绑卡自</w:t>
      </w:r>
      <w:proofErr w:type="gramEnd"/>
      <w:r>
        <w:rPr>
          <w:rFonts w:asciiTheme="minorEastAsia" w:eastAsiaTheme="minorEastAsia" w:hAnsiTheme="minorEastAsia" w:hint="eastAsia"/>
        </w:rPr>
        <w:t>带发送短信验证码功能，发送到待绑定银行卡的预留手机号码，调用本接口后还需调用确认绑定银行卡接口。三</w:t>
      </w:r>
      <w:proofErr w:type="gramStart"/>
      <w:r>
        <w:rPr>
          <w:rFonts w:asciiTheme="minorEastAsia" w:eastAsiaTheme="minorEastAsia" w:hAnsiTheme="minorEastAsia" w:hint="eastAsia"/>
        </w:rPr>
        <w:t>要素绑卡无需</w:t>
      </w:r>
      <w:proofErr w:type="gramEnd"/>
      <w:r>
        <w:rPr>
          <w:rFonts w:asciiTheme="minorEastAsia" w:eastAsiaTheme="minorEastAsia" w:hAnsiTheme="minorEastAsia" w:hint="eastAsia"/>
        </w:rPr>
        <w:t>短信验证、无需调用确认绑定银行卡接口。</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绑定银行卡流程及相关接口：</w:t>
      </w:r>
    </w:p>
    <w:p w:rsidR="004A5541" w:rsidRDefault="00DE4E0F">
      <w:pPr>
        <w:numPr>
          <w:ilvl w:val="0"/>
          <w:numId w:val="17"/>
        </w:numPr>
        <w:rPr>
          <w:rFonts w:asciiTheme="minorEastAsia" w:eastAsiaTheme="minorEastAsia" w:hAnsiTheme="minorEastAsia"/>
        </w:rPr>
      </w:pPr>
      <w:r>
        <w:rPr>
          <w:rFonts w:asciiTheme="minorEastAsia" w:eastAsiaTheme="minorEastAsia" w:hAnsiTheme="minorEastAsia" w:hint="eastAsia"/>
        </w:rPr>
        <w:t>调用请求绑定银行卡接口（MemberService.bindBankCardApply），此接口会自动发送短信验证码。</w:t>
      </w:r>
    </w:p>
    <w:p w:rsidR="004A5541" w:rsidRDefault="00DE4E0F">
      <w:pPr>
        <w:numPr>
          <w:ilvl w:val="0"/>
          <w:numId w:val="17"/>
        </w:numPr>
        <w:rPr>
          <w:rFonts w:asciiTheme="minorEastAsia" w:eastAsiaTheme="minorEastAsia" w:hAnsiTheme="minorEastAsia"/>
        </w:rPr>
      </w:pPr>
      <w:r>
        <w:rPr>
          <w:rFonts w:asciiTheme="minorEastAsia" w:eastAsiaTheme="minorEastAsia" w:hAnsiTheme="minorEastAsia" w:hint="eastAsia"/>
        </w:rPr>
        <w:t>调用确认绑定银行卡接口（MemberService.bindBankCard）。（三</w:t>
      </w:r>
      <w:proofErr w:type="gramStart"/>
      <w:r>
        <w:rPr>
          <w:rFonts w:asciiTheme="minorEastAsia" w:eastAsiaTheme="minorEastAsia" w:hAnsiTheme="minorEastAsia" w:hint="eastAsia"/>
        </w:rPr>
        <w:t>要素绑卡无需</w:t>
      </w:r>
      <w:proofErr w:type="gramEnd"/>
      <w:r>
        <w:rPr>
          <w:rFonts w:asciiTheme="minorEastAsia" w:eastAsiaTheme="minorEastAsia" w:hAnsiTheme="minorEastAsia" w:hint="eastAsia"/>
        </w:rPr>
        <w:t>调用此接口）</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注：</w:t>
      </w:r>
    </w:p>
    <w:p w:rsidR="004A5541" w:rsidRDefault="00DE4E0F">
      <w:pPr>
        <w:numPr>
          <w:ilvl w:val="0"/>
          <w:numId w:val="18"/>
        </w:numPr>
        <w:ind w:left="426"/>
        <w:rPr>
          <w:rFonts w:asciiTheme="minorEastAsia" w:eastAsiaTheme="minorEastAsia" w:hAnsiTheme="minorEastAsia"/>
        </w:rPr>
      </w:pPr>
      <w:r>
        <w:rPr>
          <w:rFonts w:asciiTheme="minorEastAsia" w:eastAsiaTheme="minorEastAsia" w:hAnsiTheme="minorEastAsia" w:hint="eastAsia"/>
        </w:rPr>
        <w:t>测试环境下，只支持</w:t>
      </w:r>
      <w:r>
        <w:rPr>
          <w:rFonts w:asciiTheme="minorEastAsia" w:eastAsiaTheme="minorEastAsia" w:hAnsiTheme="minorEastAsia"/>
        </w:rPr>
        <w:t>622848</w:t>
      </w:r>
      <w:r>
        <w:rPr>
          <w:rFonts w:asciiTheme="minorEastAsia" w:eastAsiaTheme="minorEastAsia" w:hAnsiTheme="minorEastAsia" w:hint="eastAsia"/>
        </w:rPr>
        <w:t>、</w:t>
      </w:r>
      <w:r>
        <w:rPr>
          <w:rFonts w:asciiTheme="minorEastAsia" w:eastAsiaTheme="minorEastAsia" w:hAnsiTheme="minorEastAsia"/>
        </w:rPr>
        <w:t>62284</w:t>
      </w:r>
      <w:r>
        <w:rPr>
          <w:rFonts w:asciiTheme="minorEastAsia" w:eastAsiaTheme="minorEastAsia" w:hAnsiTheme="minorEastAsia" w:hint="eastAsia"/>
        </w:rPr>
        <w:t>9开头的19位银行卡（后13位可以随便指定）。</w:t>
      </w:r>
    </w:p>
    <w:p w:rsidR="004A5541" w:rsidRDefault="00DE4E0F">
      <w:pPr>
        <w:numPr>
          <w:ilvl w:val="0"/>
          <w:numId w:val="18"/>
        </w:numPr>
        <w:ind w:left="426"/>
        <w:rPr>
          <w:rFonts w:asciiTheme="minorEastAsia" w:eastAsiaTheme="minorEastAsia" w:hAnsiTheme="minorEastAsia"/>
        </w:rPr>
      </w:pPr>
      <w:r>
        <w:rPr>
          <w:rFonts w:asciiTheme="minorEastAsia" w:eastAsiaTheme="minorEastAsia" w:hAnsiTheme="minorEastAsia" w:hint="eastAsia"/>
        </w:rPr>
        <w:t>测试环境下，151,152,153,181,182,183开头的手机号有特殊用途，可能</w:t>
      </w:r>
      <w:proofErr w:type="gramStart"/>
      <w:r>
        <w:rPr>
          <w:rFonts w:asciiTheme="minorEastAsia" w:eastAsiaTheme="minorEastAsia" w:hAnsiTheme="minorEastAsia" w:hint="eastAsia"/>
        </w:rPr>
        <w:t>造成绑卡失败</w:t>
      </w:r>
      <w:proofErr w:type="gramEnd"/>
      <w:r>
        <w:rPr>
          <w:rFonts w:asciiTheme="minorEastAsia" w:eastAsiaTheme="minorEastAsia" w:hAnsiTheme="minorEastAsia" w:hint="eastAsia"/>
        </w:rPr>
        <w:t>，不建议使用。</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rPr>
          <w:jc w:val="center"/>
        </w:trPr>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applyBindBankCard</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sz w:val="18"/>
                <w:szCs w:val="18"/>
              </w:rPr>
              <w:t>请求参数，嵌套的JSON对象，key为参数名称，value为参数值</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tabs>
                <w:tab w:val="center" w:pos="742"/>
              </w:tabs>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hyperlink w:anchor="_字段加密" w:history="1">
              <w:r>
                <w:rPr>
                  <w:rStyle w:val="aa"/>
                  <w:rFonts w:asciiTheme="minorEastAsia" w:eastAsiaTheme="minorEastAsia" w:hAnsiTheme="minorEastAsia" w:hint="default"/>
                  <w:sz w:val="18"/>
                  <w:szCs w:val="18"/>
                </w:rPr>
                <w:t>详</w:t>
              </w:r>
              <w:bookmarkStart w:id="87" w:name="_Hlt430794685"/>
              <w:r>
                <w:rPr>
                  <w:rStyle w:val="aa"/>
                  <w:rFonts w:asciiTheme="minorEastAsia" w:eastAsiaTheme="minorEastAsia" w:hAnsiTheme="minorEastAsia" w:hint="default"/>
                  <w:sz w:val="18"/>
                  <w:szCs w:val="18"/>
                </w:rPr>
                <w:t>细</w:t>
              </w:r>
              <w:bookmarkEnd w:id="87"/>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银行预留手机</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w:t>
            </w:r>
            <w:r>
              <w:rPr>
                <w:rFonts w:asciiTheme="minorEastAsia" w:eastAsiaTheme="minorEastAsia" w:hAnsiTheme="minorEastAsia"/>
                <w:sz w:val="18"/>
                <w:szCs w:val="18"/>
              </w:rPr>
              <w:t>Check</w:t>
            </w:r>
          </w:p>
        </w:tc>
        <w:tc>
          <w:tcPr>
            <w:tcW w:w="2268" w:type="dxa"/>
          </w:tcPr>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绑卡方式</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rPr>
            </w:pPr>
            <w:hyperlink w:anchor="_绑卡方式" w:history="1">
              <w:r w:rsidR="00DE4E0F">
                <w:rPr>
                  <w:rStyle w:val="ac"/>
                  <w:rFonts w:asciiTheme="minorEastAsia" w:eastAsiaTheme="minorEastAsia" w:hAnsiTheme="minorEastAsia" w:cs="黑体" w:hint="default"/>
                  <w:sz w:val="18"/>
                  <w:szCs w:val="22"/>
                </w:rPr>
                <w:t>详细</w:t>
              </w:r>
            </w:hyperlink>
            <w:r w:rsidR="00DE4E0F">
              <w:rPr>
                <w:rFonts w:asciiTheme="minorEastAsia" w:eastAsiaTheme="minorEastAsia" w:hAnsiTheme="minorEastAsia" w:hint="eastAsia"/>
                <w:sz w:val="18"/>
              </w:rPr>
              <w:t xml:space="preserve"> （不传则默认值2）</w:t>
            </w:r>
          </w:p>
        </w:tc>
        <w:tc>
          <w:tcPr>
            <w:tcW w:w="1134" w:type="dxa"/>
          </w:tcPr>
          <w:p w:rsidR="004A5541" w:rsidRDefault="00DE4E0F">
            <w:pPr>
              <w:rPr>
                <w:rFonts w:asciiTheme="minorEastAsia" w:eastAsiaTheme="minorEastAsia" w:hAnsiTheme="minorEastAsia"/>
              </w:rPr>
            </w:pPr>
            <w:r>
              <w:rPr>
                <w:rFonts w:asciiTheme="minorEastAsia" w:eastAsiaTheme="minorEastAsia" w:hAnsiTheme="minorEastAsia" w:hint="eastAsia"/>
              </w:rPr>
              <w:t>否</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证件类型" w:history="1">
              <w:r w:rsidR="00DE4E0F">
                <w:rPr>
                  <w:rStyle w:val="ac"/>
                  <w:rFonts w:asciiTheme="minorEastAsia" w:eastAsiaTheme="minorEastAsia" w:hAnsiTheme="minorEastAsia" w:hint="default"/>
                  <w:sz w:val="18"/>
                  <w:szCs w:val="18"/>
                </w:rPr>
                <w:t>详细</w:t>
              </w:r>
            </w:hyperlink>
            <w:r w:rsidR="00DE4E0F">
              <w:rPr>
                <w:rFonts w:asciiTheme="minorEastAsia" w:eastAsiaTheme="minorEastAsia" w:hAnsiTheme="minorEastAsia" w:hint="eastAsia"/>
                <w:sz w:val="18"/>
                <w:szCs w:val="18"/>
              </w:rPr>
              <w:t>目前只支持身份证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hyperlink w:anchor="_字段加密" w:history="1">
              <w:r>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tcPr>
          <w:p w:rsidR="004A5541" w:rsidRDefault="004A5541">
            <w:pPr>
              <w:rPr>
                <w:rFonts w:asciiTheme="minorEastAsia" w:eastAsiaTheme="minorEastAsia" w:hAnsiTheme="minorEastAsia"/>
                <w:sz w:val="18"/>
                <w:szCs w:val="18"/>
              </w:rPr>
            </w:pPr>
            <w:bookmarkStart w:id="88" w:name="OLE_LINK10" w:colFirst="2" w:colLast="6"/>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unionBank</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支付行号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bookmarkStart w:id="89" w:name="OLE_LINK14"/>
            <w:r>
              <w:rPr>
                <w:rFonts w:asciiTheme="minorEastAsia" w:eastAsiaTheme="minorEastAsia" w:hAnsiTheme="minorEastAsia" w:hint="eastAsia"/>
                <w:sz w:val="18"/>
                <w:szCs w:val="18"/>
              </w:rPr>
              <w:t>非直连银行</w:t>
            </w:r>
            <w:bookmarkEnd w:id="89"/>
            <w:r>
              <w:rPr>
                <w:rFonts w:asciiTheme="minorEastAsia" w:eastAsiaTheme="minorEastAsia" w:hAnsiTheme="minorEastAsia" w:hint="eastAsia"/>
                <w:sz w:val="18"/>
                <w:szCs w:val="18"/>
              </w:rPr>
              <w:t>必填，否则提现可能失败。</w:t>
            </w:r>
            <w:hyperlink w:anchor="_支付行号银行范围" w:history="1">
              <w:r>
                <w:rPr>
                  <w:rStyle w:val="aa"/>
                  <w:rFonts w:asciiTheme="minorEastAsia" w:eastAsiaTheme="minorEastAsia" w:hAnsiTheme="minorEastAsia" w:hint="default"/>
                  <w:sz w:val="18"/>
                  <w:szCs w:val="18"/>
                </w:rPr>
                <w:t>详情</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bookmarkEnd w:id="88"/>
    </w:tbl>
    <w:p w:rsidR="004A5541" w:rsidRDefault="004A5541">
      <w:pPr>
        <w:rPr>
          <w:rFonts w:asciiTheme="minorEastAsia" w:eastAsiaTheme="minorEastAsia" w:hAnsiTheme="minorEastAsia"/>
        </w:rPr>
      </w:pP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56"/>
        <w:gridCol w:w="1103"/>
        <w:gridCol w:w="2154"/>
        <w:gridCol w:w="1065"/>
        <w:gridCol w:w="2670"/>
        <w:gridCol w:w="2208"/>
      </w:tblGrid>
      <w:tr w:rsidR="004A5541">
        <w:tc>
          <w:tcPr>
            <w:tcW w:w="2359"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15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06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67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220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235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256"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200"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c>
          <w:tcPr>
            <w:tcW w:w="1256" w:type="dxa"/>
            <w:vMerge/>
          </w:tcPr>
          <w:p w:rsidR="004A5541" w:rsidRDefault="004A5541">
            <w:pPr>
              <w:rPr>
                <w:rFonts w:asciiTheme="minorEastAsia" w:eastAsiaTheme="minorEastAsia" w:hAnsiTheme="minorEastAsia"/>
                <w:sz w:val="18"/>
                <w:szCs w:val="18"/>
              </w:rPr>
            </w:pPr>
          </w:p>
        </w:tc>
        <w:tc>
          <w:tcPr>
            <w:tcW w:w="110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BizUserId</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用户P2P系统唯一标识</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4A5541">
            <w:pPr>
              <w:rPr>
                <w:rFonts w:asciiTheme="minorEastAsia" w:eastAsiaTheme="minorEastAsia" w:hAnsiTheme="minorEastAsia"/>
                <w:sz w:val="18"/>
                <w:szCs w:val="18"/>
              </w:rPr>
            </w:pP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256" w:type="dxa"/>
            <w:vMerge/>
          </w:tcPr>
          <w:p w:rsidR="004A5541" w:rsidRDefault="004A5541">
            <w:pPr>
              <w:rPr>
                <w:rFonts w:asciiTheme="minorEastAsia" w:eastAsiaTheme="minorEastAsia" w:hAnsiTheme="minorEastAsia"/>
                <w:sz w:val="18"/>
                <w:szCs w:val="18"/>
              </w:rPr>
            </w:pPr>
          </w:p>
        </w:tc>
        <w:tc>
          <w:tcPr>
            <w:tcW w:w="110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tranceNum</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流水号</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4A5541">
            <w:pPr>
              <w:rPr>
                <w:rFonts w:asciiTheme="minorEastAsia" w:eastAsiaTheme="minorEastAsia" w:hAnsiTheme="minorEastAsia"/>
                <w:sz w:val="18"/>
                <w:szCs w:val="18"/>
              </w:rPr>
            </w:pP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否（三要素时不返回）</w:t>
            </w:r>
          </w:p>
        </w:tc>
      </w:tr>
      <w:tr w:rsidR="004A5541">
        <w:tc>
          <w:tcPr>
            <w:tcW w:w="1256" w:type="dxa"/>
            <w:vMerge/>
          </w:tcPr>
          <w:p w:rsidR="004A5541" w:rsidRDefault="004A5541">
            <w:pPr>
              <w:rPr>
                <w:rFonts w:asciiTheme="minorEastAsia" w:eastAsiaTheme="minorEastAsia" w:hAnsiTheme="minorEastAsia"/>
                <w:sz w:val="18"/>
                <w:szCs w:val="18"/>
              </w:rPr>
            </w:pPr>
          </w:p>
        </w:tc>
        <w:tc>
          <w:tcPr>
            <w:tcW w:w="110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trans</w:t>
            </w:r>
            <w:r>
              <w:rPr>
                <w:rFonts w:asciiTheme="minorEastAsia" w:eastAsiaTheme="minorEastAsia" w:hAnsiTheme="minorEastAsia" w:hint="eastAsia"/>
                <w:sz w:val="18"/>
                <w:szCs w:val="18"/>
              </w:rPr>
              <w:t>D</w:t>
            </w:r>
            <w:r>
              <w:rPr>
                <w:rFonts w:asciiTheme="minorEastAsia" w:eastAsiaTheme="minorEastAsia" w:hAnsiTheme="minorEastAsia"/>
                <w:sz w:val="18"/>
                <w:szCs w:val="18"/>
              </w:rPr>
              <w:t>ate</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申请时间</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w:t>
            </w: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否（四要素时返回）</w:t>
            </w:r>
          </w:p>
        </w:tc>
      </w:tr>
      <w:tr w:rsidR="004A5541">
        <w:tc>
          <w:tcPr>
            <w:tcW w:w="1256" w:type="dxa"/>
            <w:vMerge/>
          </w:tcPr>
          <w:p w:rsidR="004A5541" w:rsidRDefault="004A5541">
            <w:pPr>
              <w:rPr>
                <w:rFonts w:asciiTheme="minorEastAsia" w:eastAsiaTheme="minorEastAsia" w:hAnsiTheme="minorEastAsia"/>
                <w:sz w:val="18"/>
                <w:szCs w:val="18"/>
              </w:rPr>
            </w:pPr>
          </w:p>
        </w:tc>
        <w:tc>
          <w:tcPr>
            <w:tcW w:w="110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bankName</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银行名称</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4A5541">
            <w:pPr>
              <w:rPr>
                <w:rFonts w:asciiTheme="minorEastAsia" w:eastAsiaTheme="minorEastAsia" w:hAnsiTheme="minorEastAsia"/>
                <w:sz w:val="18"/>
                <w:szCs w:val="18"/>
              </w:rPr>
            </w:pP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256" w:type="dxa"/>
            <w:vMerge/>
          </w:tcPr>
          <w:p w:rsidR="004A5541" w:rsidRDefault="004A5541">
            <w:pPr>
              <w:rPr>
                <w:rFonts w:asciiTheme="minorEastAsia" w:eastAsiaTheme="minorEastAsia" w:hAnsiTheme="minorEastAsia"/>
                <w:sz w:val="18"/>
                <w:szCs w:val="18"/>
              </w:rPr>
            </w:pPr>
          </w:p>
        </w:tc>
        <w:tc>
          <w:tcPr>
            <w:tcW w:w="110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bankCode</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银行代码</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4A5541">
            <w:pPr>
              <w:rPr>
                <w:rFonts w:asciiTheme="minorEastAsia" w:eastAsiaTheme="minorEastAsia" w:hAnsiTheme="minorEastAsia"/>
                <w:sz w:val="18"/>
                <w:szCs w:val="18"/>
              </w:rPr>
            </w:pP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256" w:type="dxa"/>
            <w:vMerge/>
          </w:tcPr>
          <w:p w:rsidR="004A5541" w:rsidRDefault="004A5541">
            <w:pPr>
              <w:rPr>
                <w:rFonts w:asciiTheme="minorEastAsia" w:eastAsiaTheme="minorEastAsia" w:hAnsiTheme="minorEastAsia"/>
                <w:sz w:val="18"/>
                <w:szCs w:val="18"/>
              </w:rPr>
            </w:pPr>
          </w:p>
        </w:tc>
        <w:tc>
          <w:tcPr>
            <w:tcW w:w="110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cardType</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w:t>
            </w:r>
            <w:proofErr w:type="gramStart"/>
            <w:r>
              <w:rPr>
                <w:rFonts w:asciiTheme="minorEastAsia" w:eastAsiaTheme="minorEastAsia" w:hAnsiTheme="minorEastAsia" w:hint="eastAsia"/>
                <w:sz w:val="18"/>
                <w:szCs w:val="18"/>
              </w:rPr>
              <w:t>卡类型</w:t>
            </w:r>
            <w:proofErr w:type="gramEnd"/>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6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1储蓄卡；2信用卡</w:t>
            </w: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35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4A5541">
            <w:pPr>
              <w:rPr>
                <w:rFonts w:asciiTheme="minorEastAsia" w:eastAsiaTheme="minorEastAsia" w:hAnsiTheme="minorEastAsia"/>
                <w:sz w:val="18"/>
                <w:szCs w:val="18"/>
              </w:rPr>
            </w:pP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35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35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1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0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220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90" w:name="_Toc7090"/>
      <w:bookmarkStart w:id="91" w:name="_Toc14210"/>
      <w:r>
        <w:rPr>
          <w:rFonts w:asciiTheme="minorEastAsia" w:eastAsiaTheme="minorEastAsia" w:hAnsiTheme="minorEastAsia" w:hint="eastAsia"/>
        </w:rPr>
        <w:t>确认绑定银行卡</w:t>
      </w:r>
      <w:bookmarkEnd w:id="90"/>
      <w:bookmarkEnd w:id="91"/>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w:t>
      </w:r>
    </w:p>
    <w:p w:rsidR="004A5541" w:rsidRDefault="00DE4E0F">
      <w:pPr>
        <w:numPr>
          <w:ilvl w:val="0"/>
          <w:numId w:val="19"/>
        </w:numPr>
        <w:rPr>
          <w:rFonts w:asciiTheme="minorEastAsia" w:eastAsiaTheme="minorEastAsia" w:hAnsiTheme="minorEastAsia"/>
        </w:rPr>
      </w:pPr>
      <w:r>
        <w:rPr>
          <w:rFonts w:asciiTheme="minorEastAsia" w:eastAsiaTheme="minorEastAsia" w:hAnsiTheme="minorEastAsia" w:hint="eastAsia"/>
        </w:rPr>
        <w:t>调用请求绑定银行卡接口（MemberService.</w:t>
      </w:r>
      <w:r>
        <w:rPr>
          <w:rFonts w:asciiTheme="minorEastAsia" w:eastAsiaTheme="minorEastAsia" w:hAnsiTheme="minorEastAsia"/>
          <w:szCs w:val="21"/>
        </w:rPr>
        <w:t>applyBindBankCard</w:t>
      </w:r>
      <w:r>
        <w:rPr>
          <w:rFonts w:asciiTheme="minorEastAsia" w:eastAsiaTheme="minorEastAsia" w:hAnsiTheme="minorEastAsia" w:hint="eastAsia"/>
        </w:rPr>
        <w:t>）且使用四要素、实名付绑定银行卡时必须调用本接口。</w:t>
      </w:r>
    </w:p>
    <w:p w:rsidR="004A5541" w:rsidRDefault="00DE4E0F">
      <w:pPr>
        <w:numPr>
          <w:ilvl w:val="0"/>
          <w:numId w:val="19"/>
        </w:numPr>
        <w:rPr>
          <w:rFonts w:asciiTheme="minorEastAsia" w:eastAsiaTheme="minorEastAsia" w:hAnsiTheme="minorEastAsia"/>
        </w:rPr>
      </w:pPr>
      <w:r>
        <w:rPr>
          <w:rFonts w:asciiTheme="minorEastAsia" w:eastAsiaTheme="minorEastAsia" w:hAnsiTheme="minorEastAsia" w:hint="eastAsia"/>
        </w:rPr>
        <w:t>本接口自带验证短信验证码的逻辑。</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773"/>
        <w:gridCol w:w="1725"/>
        <w:gridCol w:w="2068"/>
        <w:gridCol w:w="1050"/>
        <w:gridCol w:w="2518"/>
        <w:gridCol w:w="1754"/>
      </w:tblGrid>
      <w:tr w:rsidR="004A5541">
        <w:tc>
          <w:tcPr>
            <w:tcW w:w="3066"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0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05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51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75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06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4A5541">
            <w:pPr>
              <w:rPr>
                <w:rFonts w:asciiTheme="minorEastAsia" w:eastAsiaTheme="minorEastAsia" w:hAnsiTheme="minorEastAsia"/>
                <w:sz w:val="18"/>
                <w:szCs w:val="18"/>
              </w:rPr>
            </w:pP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06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0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050"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518" w:type="dxa"/>
          </w:tcPr>
          <w:p w:rsidR="004A5541" w:rsidRDefault="004A5541">
            <w:pPr>
              <w:rPr>
                <w:rStyle w:val="apple-style-span"/>
                <w:rFonts w:asciiTheme="minorEastAsia" w:eastAsiaTheme="minorEastAsia" w:hAnsiTheme="minorEastAsia"/>
                <w:color w:val="000000"/>
                <w:sz w:val="18"/>
                <w:szCs w:val="18"/>
              </w:rPr>
            </w:pPr>
          </w:p>
        </w:tc>
        <w:tc>
          <w:tcPr>
            <w:tcW w:w="175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06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0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050"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518"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75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06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888"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568" w:type="dxa"/>
            <w:vMerge/>
          </w:tcPr>
          <w:p w:rsidR="004A5541" w:rsidRDefault="004A5541">
            <w:pPr>
              <w:rPr>
                <w:rFonts w:asciiTheme="minorEastAsia" w:eastAsiaTheme="minorEastAsia" w:hAnsiTheme="minorEastAsia"/>
                <w:sz w:val="18"/>
                <w:szCs w:val="18"/>
              </w:rPr>
            </w:pPr>
          </w:p>
        </w:tc>
        <w:tc>
          <w:tcPr>
            <w:tcW w:w="24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MemberService</w:t>
            </w: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24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bindBankCard</w:t>
            </w: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73"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15"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568" w:type="dxa"/>
            <w:vMerge/>
          </w:tcPr>
          <w:p w:rsidR="004A5541" w:rsidRDefault="004A5541">
            <w:pPr>
              <w:rPr>
                <w:rFonts w:asciiTheme="minorEastAsia" w:eastAsiaTheme="minorEastAsia" w:hAnsiTheme="minorEastAsia"/>
                <w:sz w:val="18"/>
                <w:szCs w:val="18"/>
              </w:rPr>
            </w:pPr>
          </w:p>
        </w:tc>
        <w:tc>
          <w:tcPr>
            <w:tcW w:w="773"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tabs>
                <w:tab w:val="center" w:pos="742"/>
              </w:tabs>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4A5541">
            <w:pPr>
              <w:rPr>
                <w:rFonts w:asciiTheme="minorEastAsia" w:eastAsiaTheme="minorEastAsia" w:hAnsiTheme="minorEastAsia"/>
                <w:sz w:val="18"/>
                <w:szCs w:val="18"/>
              </w:rPr>
            </w:pP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90"/>
        </w:trPr>
        <w:tc>
          <w:tcPr>
            <w:tcW w:w="568" w:type="dxa"/>
            <w:vMerge/>
          </w:tcPr>
          <w:p w:rsidR="004A5541" w:rsidRDefault="004A5541">
            <w:pPr>
              <w:rPr>
                <w:rFonts w:asciiTheme="minorEastAsia" w:eastAsiaTheme="minorEastAsia" w:hAnsiTheme="minorEastAsia"/>
                <w:sz w:val="18"/>
                <w:szCs w:val="18"/>
              </w:rPr>
            </w:pPr>
          </w:p>
        </w:tc>
        <w:tc>
          <w:tcPr>
            <w:tcW w:w="773"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tranceNum</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流水号</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请求绑定银行卡接口返回</w:t>
            </w: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73"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trans</w:t>
            </w:r>
            <w:r>
              <w:rPr>
                <w:rFonts w:asciiTheme="minorEastAsia" w:eastAsiaTheme="minorEastAsia" w:hAnsiTheme="minorEastAsia" w:hint="eastAsia"/>
                <w:sz w:val="18"/>
                <w:szCs w:val="18"/>
              </w:rPr>
              <w:t>D</w:t>
            </w:r>
            <w:r>
              <w:rPr>
                <w:rFonts w:asciiTheme="minorEastAsia" w:eastAsiaTheme="minorEastAsia" w:hAnsiTheme="minorEastAsia"/>
                <w:sz w:val="18"/>
                <w:szCs w:val="18"/>
              </w:rPr>
              <w:t>ate</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申请时间</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请求绑定银行卡接口返回</w:t>
            </w: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否（四要素时必传）</w:t>
            </w:r>
          </w:p>
        </w:tc>
      </w:tr>
      <w:tr w:rsidR="004A5541">
        <w:tc>
          <w:tcPr>
            <w:tcW w:w="568" w:type="dxa"/>
            <w:vMerge/>
          </w:tcPr>
          <w:p w:rsidR="004A5541" w:rsidRDefault="004A5541">
            <w:pPr>
              <w:rPr>
                <w:rFonts w:asciiTheme="minorEastAsia" w:eastAsiaTheme="minorEastAsia" w:hAnsiTheme="minorEastAsia"/>
                <w:sz w:val="18"/>
                <w:szCs w:val="18"/>
              </w:rPr>
            </w:pPr>
          </w:p>
        </w:tc>
        <w:tc>
          <w:tcPr>
            <w:tcW w:w="773"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银行预留手机</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4A5541">
            <w:pPr>
              <w:rPr>
                <w:rFonts w:asciiTheme="minorEastAsia" w:eastAsiaTheme="minorEastAsia" w:hAnsiTheme="minorEastAsia"/>
                <w:sz w:val="18"/>
                <w:szCs w:val="18"/>
              </w:rPr>
            </w:pP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73"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verificationCode</w:t>
            </w:r>
          </w:p>
        </w:tc>
        <w:tc>
          <w:tcPr>
            <w:tcW w:w="20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短信验证码</w:t>
            </w:r>
          </w:p>
        </w:tc>
        <w:tc>
          <w:tcPr>
            <w:tcW w:w="10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18" w:type="dxa"/>
          </w:tcPr>
          <w:p w:rsidR="004A5541" w:rsidRDefault="004A5541">
            <w:pPr>
              <w:rPr>
                <w:rFonts w:asciiTheme="minorEastAsia" w:eastAsiaTheme="minorEastAsia" w:hAnsiTheme="minorEastAsia"/>
                <w:sz w:val="18"/>
                <w:szCs w:val="18"/>
              </w:rPr>
            </w:pPr>
          </w:p>
        </w:tc>
        <w:tc>
          <w:tcPr>
            <w:tcW w:w="17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494"/>
        <w:gridCol w:w="2265"/>
        <w:gridCol w:w="1125"/>
        <w:gridCol w:w="2355"/>
        <w:gridCol w:w="1833"/>
      </w:tblGrid>
      <w:tr w:rsidR="004A5541">
        <w:tc>
          <w:tcPr>
            <w:tcW w:w="2878"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2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35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833"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287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3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83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4A5541">
            <w:pPr>
              <w:jc w:val="center"/>
              <w:rPr>
                <w:rFonts w:asciiTheme="minorEastAsia" w:eastAsiaTheme="minorEastAsia" w:hAnsiTheme="minorEastAsia"/>
                <w:sz w:val="18"/>
                <w:szCs w:val="18"/>
              </w:rPr>
            </w:pPr>
          </w:p>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1494" w:type="dxa"/>
          </w:tcPr>
          <w:p w:rsidR="004A5541" w:rsidRDefault="00DE4E0F">
            <w:pPr>
              <w:tabs>
                <w:tab w:val="center" w:pos="742"/>
              </w:tabs>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355" w:type="dxa"/>
          </w:tcPr>
          <w:p w:rsidR="004A5541" w:rsidRDefault="004A5541">
            <w:pPr>
              <w:rPr>
                <w:rFonts w:asciiTheme="minorEastAsia" w:eastAsiaTheme="minorEastAsia" w:hAnsiTheme="minorEastAsia"/>
                <w:sz w:val="18"/>
                <w:szCs w:val="18"/>
              </w:rPr>
            </w:pPr>
          </w:p>
        </w:tc>
        <w:tc>
          <w:tcPr>
            <w:tcW w:w="183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149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tranceNum</w:t>
            </w:r>
          </w:p>
        </w:tc>
        <w:tc>
          <w:tcPr>
            <w:tcW w:w="22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流水号</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355" w:type="dxa"/>
          </w:tcPr>
          <w:p w:rsidR="004A5541" w:rsidRDefault="004A5541">
            <w:pPr>
              <w:rPr>
                <w:rFonts w:asciiTheme="minorEastAsia" w:eastAsiaTheme="minorEastAsia" w:hAnsiTheme="minorEastAsia"/>
                <w:sz w:val="18"/>
                <w:szCs w:val="18"/>
              </w:rPr>
            </w:pPr>
          </w:p>
        </w:tc>
        <w:tc>
          <w:tcPr>
            <w:tcW w:w="183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149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trans</w:t>
            </w:r>
            <w:r>
              <w:rPr>
                <w:rFonts w:asciiTheme="minorEastAsia" w:eastAsiaTheme="minorEastAsia" w:hAnsiTheme="minorEastAsia" w:hint="eastAsia"/>
                <w:sz w:val="18"/>
                <w:szCs w:val="18"/>
              </w:rPr>
              <w:t>D</w:t>
            </w:r>
            <w:r>
              <w:rPr>
                <w:rFonts w:asciiTheme="minorEastAsia" w:eastAsiaTheme="minorEastAsia" w:hAnsiTheme="minorEastAsia"/>
                <w:sz w:val="18"/>
                <w:szCs w:val="18"/>
              </w:rPr>
              <w:t>ate</w:t>
            </w:r>
          </w:p>
        </w:tc>
        <w:tc>
          <w:tcPr>
            <w:tcW w:w="22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申请日期</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3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w:t>
            </w:r>
          </w:p>
        </w:tc>
        <w:tc>
          <w:tcPr>
            <w:tcW w:w="183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否（四要素时返回）</w:t>
            </w:r>
          </w:p>
        </w:tc>
      </w:tr>
      <w:tr w:rsidR="004A5541">
        <w:tc>
          <w:tcPr>
            <w:tcW w:w="287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355" w:type="dxa"/>
          </w:tcPr>
          <w:p w:rsidR="004A5541" w:rsidRDefault="004A5541">
            <w:pPr>
              <w:rPr>
                <w:rFonts w:asciiTheme="minorEastAsia" w:eastAsiaTheme="minorEastAsia" w:hAnsiTheme="minorEastAsia"/>
                <w:sz w:val="18"/>
                <w:szCs w:val="18"/>
              </w:rPr>
            </w:pPr>
          </w:p>
        </w:tc>
        <w:tc>
          <w:tcPr>
            <w:tcW w:w="183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87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3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83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87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3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83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92" w:name="_Toc21646"/>
      <w:bookmarkStart w:id="93" w:name="_Toc2340"/>
      <w:r>
        <w:rPr>
          <w:rFonts w:asciiTheme="minorEastAsia" w:eastAsiaTheme="minorEastAsia" w:hAnsiTheme="minorEastAsia" w:hint="eastAsia"/>
        </w:rPr>
        <w:t>查询绑定银行卡</w:t>
      </w:r>
      <w:bookmarkEnd w:id="92"/>
      <w:bookmarkEnd w:id="93"/>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接口调用说明：该接口用于查询用户已绑定的某张银行卡，或已绑定的全部银行卡，响应报文支持返回多条记录。</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queryBankCard</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RSA加密。如为空，则返回用户绑定所有银行卡。</w:t>
            </w:r>
            <w:hyperlink w:anchor="_字段加密" w:history="1">
              <w:r>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376"/>
        <w:gridCol w:w="2512"/>
        <w:gridCol w:w="1788"/>
        <w:gridCol w:w="2262"/>
        <w:gridCol w:w="1134"/>
      </w:tblGrid>
      <w:tr w:rsidR="004A5541">
        <w:tc>
          <w:tcPr>
            <w:tcW w:w="2760" w:type="dxa"/>
            <w:gridSpan w:val="2"/>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512"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78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262"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276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51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78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vAlign w:val="center"/>
          </w:tcPr>
          <w:p w:rsidR="004A5541" w:rsidRDefault="00DE4E0F">
            <w:pPr>
              <w:jc w:val="center"/>
              <w:rPr>
                <w:rFonts w:asciiTheme="minorEastAsia" w:eastAsiaTheme="minorEastAsia" w:hAnsiTheme="minorEastAsia"/>
                <w:color w:val="7F7F7F" w:themeColor="text1" w:themeTint="80"/>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vAlign w:val="center"/>
          </w:tcPr>
          <w:p w:rsidR="004A5541" w:rsidRDefault="004A5541">
            <w:pPr>
              <w:rPr>
                <w:rFonts w:asciiTheme="minorEastAsia" w:eastAsiaTheme="minorEastAsia" w:hAnsiTheme="minorEastAsia"/>
                <w:sz w:val="18"/>
                <w:szCs w:val="18"/>
              </w:rPr>
            </w:pPr>
          </w:p>
        </w:tc>
        <w:tc>
          <w:tcPr>
            <w:tcW w:w="137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bindCardList</w:t>
            </w:r>
          </w:p>
        </w:tc>
        <w:tc>
          <w:tcPr>
            <w:tcW w:w="251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已绑定银行卡信息列表</w:t>
            </w:r>
          </w:p>
        </w:tc>
        <w:tc>
          <w:tcPr>
            <w:tcW w:w="178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tc>
        <w:tc>
          <w:tcPr>
            <w:tcW w:w="2262" w:type="dxa"/>
            <w:vAlign w:val="center"/>
          </w:tcPr>
          <w:p w:rsidR="004A5541" w:rsidRDefault="00F26409">
            <w:pPr>
              <w:rPr>
                <w:rFonts w:asciiTheme="minorEastAsia" w:eastAsiaTheme="minorEastAsia" w:hAnsiTheme="minorEastAsia"/>
                <w:sz w:val="18"/>
                <w:szCs w:val="18"/>
              </w:rPr>
            </w:pPr>
            <w:hyperlink w:anchor="_绑定的银行卡信息_1" w:history="1">
              <w:r w:rsidR="00DE4E0F">
                <w:rPr>
                  <w:rStyle w:val="aa"/>
                  <w:rFonts w:asciiTheme="minorEastAsia" w:eastAsiaTheme="minorEastAsia" w:hAnsiTheme="minorEastAsia" w:hint="default"/>
                  <w:sz w:val="18"/>
                  <w:szCs w:val="18"/>
                </w:rPr>
                <w:t>详</w:t>
              </w:r>
              <w:bookmarkStart w:id="94" w:name="_Hlt439686696"/>
              <w:bookmarkStart w:id="95" w:name="_Hlt444875779"/>
              <w:bookmarkStart w:id="96" w:name="_Hlt444875778"/>
              <w:r w:rsidR="00DE4E0F">
                <w:rPr>
                  <w:rStyle w:val="aa"/>
                  <w:rFonts w:asciiTheme="minorEastAsia" w:eastAsiaTheme="minorEastAsia" w:hAnsiTheme="minorEastAsia" w:hint="default"/>
                  <w:sz w:val="18"/>
                  <w:szCs w:val="18"/>
                </w:rPr>
                <w:t>细</w:t>
              </w:r>
              <w:bookmarkEnd w:id="94"/>
              <w:bookmarkEnd w:id="95"/>
              <w:bookmarkEnd w:id="96"/>
            </w:hyperlink>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ins w:id="97" w:author="Dell" w:date="2017-04-20T20:23:00Z"/>
        </w:trPr>
        <w:tc>
          <w:tcPr>
            <w:tcW w:w="2760" w:type="dxa"/>
            <w:gridSpan w:val="2"/>
            <w:vAlign w:val="center"/>
          </w:tcPr>
          <w:p w:rsidR="004A5541" w:rsidRDefault="00DE4E0F">
            <w:pPr>
              <w:rPr>
                <w:ins w:id="98" w:author="Dell" w:date="2017-04-20T20:23:00Z"/>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512" w:type="dxa"/>
            <w:vAlign w:val="center"/>
          </w:tcPr>
          <w:p w:rsidR="004A5541" w:rsidRDefault="00DE4E0F">
            <w:pPr>
              <w:rPr>
                <w:ins w:id="99" w:author="Dell" w:date="2017-04-20T20:23:00Z"/>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788" w:type="dxa"/>
            <w:vAlign w:val="center"/>
          </w:tcPr>
          <w:p w:rsidR="004A5541" w:rsidRDefault="00DE4E0F">
            <w:pPr>
              <w:rPr>
                <w:ins w:id="100" w:author="Dell" w:date="2017-04-20T20:23:00Z"/>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2" w:type="dxa"/>
            <w:vAlign w:val="center"/>
          </w:tcPr>
          <w:p w:rsidR="004A5541" w:rsidRDefault="004A5541">
            <w:pPr>
              <w:rPr>
                <w:ins w:id="101" w:author="Dell" w:date="2017-04-20T20:23:00Z"/>
                <w:rFonts w:asciiTheme="minorEastAsia" w:eastAsiaTheme="minorEastAsia" w:hAnsiTheme="minorEastAsia"/>
              </w:rPr>
            </w:pPr>
          </w:p>
        </w:tc>
        <w:tc>
          <w:tcPr>
            <w:tcW w:w="1134" w:type="dxa"/>
            <w:vAlign w:val="center"/>
          </w:tcPr>
          <w:p w:rsidR="004A5541" w:rsidRDefault="00DE4E0F">
            <w:pPr>
              <w:rPr>
                <w:ins w:id="102" w:author="Dell" w:date="2017-04-20T20:23:00Z"/>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760" w:type="dxa"/>
            <w:gridSpan w:val="2"/>
            <w:vAlign w:val="center"/>
          </w:tcPr>
          <w:p w:rsidR="004A5541" w:rsidRDefault="00DE4E0F">
            <w:r>
              <w:rPr>
                <w:rFonts w:asciiTheme="minorEastAsia" w:eastAsiaTheme="minorEastAsia" w:hAnsiTheme="minorEastAsia" w:hint="eastAsia"/>
                <w:sz w:val="18"/>
                <w:szCs w:val="18"/>
              </w:rPr>
              <w:t>errorCode</w:t>
            </w:r>
          </w:p>
        </w:tc>
        <w:tc>
          <w:tcPr>
            <w:tcW w:w="251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78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760" w:type="dxa"/>
            <w:gridSpan w:val="2"/>
            <w:vAlign w:val="center"/>
          </w:tcPr>
          <w:p w:rsidR="004A5541" w:rsidRDefault="00DE4E0F">
            <w:r>
              <w:rPr>
                <w:rFonts w:asciiTheme="minorEastAsia" w:eastAsiaTheme="minorEastAsia" w:hAnsiTheme="minorEastAsia" w:hint="eastAsia"/>
                <w:sz w:val="18"/>
                <w:szCs w:val="18"/>
              </w:rPr>
              <w:t>message</w:t>
            </w:r>
          </w:p>
        </w:tc>
        <w:tc>
          <w:tcPr>
            <w:tcW w:w="251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78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r>
        <w:rPr>
          <w:rFonts w:asciiTheme="minorEastAsia" w:eastAsiaTheme="minorEastAsia" w:hAnsiTheme="minorEastAsia"/>
        </w:rPr>
        <w:br w:type="page"/>
      </w:r>
      <w:bookmarkStart w:id="103" w:name="_Toc14615"/>
      <w:bookmarkStart w:id="104" w:name="_Toc16595"/>
      <w:r>
        <w:rPr>
          <w:rFonts w:asciiTheme="minorEastAsia" w:eastAsiaTheme="minorEastAsia" w:hAnsiTheme="minorEastAsia" w:hint="eastAsia"/>
        </w:rPr>
        <w:lastRenderedPageBreak/>
        <w:t>解绑绑定银行卡</w:t>
      </w:r>
      <w:bookmarkEnd w:id="103"/>
      <w:bookmarkEnd w:id="104"/>
    </w:p>
    <w:p w:rsidR="004A5541" w:rsidRDefault="00DE4E0F">
      <w:pPr>
        <w:numPr>
          <w:ilvl w:val="0"/>
          <w:numId w:val="20"/>
        </w:numPr>
        <w:rPr>
          <w:rFonts w:asciiTheme="minorEastAsia" w:eastAsiaTheme="minorEastAsia" w:hAnsiTheme="minorEastAsia"/>
        </w:rPr>
      </w:pPr>
      <w:r>
        <w:rPr>
          <w:rFonts w:asciiTheme="minorEastAsia" w:eastAsiaTheme="minorEastAsia" w:hAnsiTheme="minorEastAsia" w:hint="eastAsia"/>
        </w:rPr>
        <w:t>如需解绑银行卡，直接调用该接口，无需调用其它接口进行确认。</w:t>
      </w:r>
    </w:p>
    <w:p w:rsidR="004A5541" w:rsidRDefault="00DE4E0F">
      <w:pPr>
        <w:numPr>
          <w:ilvl w:val="0"/>
          <w:numId w:val="20"/>
        </w:numPr>
        <w:rPr>
          <w:rFonts w:asciiTheme="minorEastAsia" w:eastAsiaTheme="minorEastAsia" w:hAnsiTheme="minorEastAsia"/>
        </w:rPr>
      </w:pPr>
      <w:r>
        <w:rPr>
          <w:rFonts w:asciiTheme="minorEastAsia" w:eastAsiaTheme="minorEastAsia" w:hAnsiTheme="minorEastAsia" w:hint="eastAsia"/>
        </w:rPr>
        <w:t>适用于三要素、四要素绑定、实名付绑定的银行卡。</w:t>
      </w:r>
    </w:p>
    <w:p w:rsidR="004A5541" w:rsidRDefault="00DE4E0F">
      <w:pPr>
        <w:numPr>
          <w:ilvl w:val="0"/>
          <w:numId w:val="20"/>
        </w:numPr>
        <w:rPr>
          <w:rFonts w:asciiTheme="minorEastAsia" w:eastAsiaTheme="minorEastAsia" w:hAnsiTheme="minorEastAsia"/>
        </w:rPr>
      </w:pPr>
      <w:r>
        <w:rPr>
          <w:rFonts w:asciiTheme="minorEastAsia" w:eastAsiaTheme="minorEastAsia" w:hAnsiTheme="minorEastAsia" w:hint="eastAsia"/>
        </w:rPr>
        <w:t>如果用户账户余额不为零，最后一张银行卡仍可解绑，存管通系统及存管系统不做限制。</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142"/>
        <w:gridCol w:w="2268"/>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unbindBankCard</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银行卡号</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hyperlink w:anchor="_字段加密" w:history="1">
              <w:r>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276"/>
        <w:gridCol w:w="2268"/>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27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银行卡号。</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hyperlink w:anchor="_会员类型" w:history="1">
              <w:r>
                <w:rPr>
                  <w:rStyle w:val="ac"/>
                  <w:rFonts w:asciiTheme="minorEastAsia" w:eastAsiaTheme="minorEastAsia" w:hAnsiTheme="minorEastAsia" w:hint="default"/>
                  <w:sz w:val="18"/>
                  <w:szCs w:val="18"/>
                </w:rPr>
                <w:t>详</w:t>
              </w:r>
              <w:bookmarkStart w:id="105" w:name="_Hlt430794937"/>
              <w:r>
                <w:rPr>
                  <w:rStyle w:val="ac"/>
                  <w:rFonts w:asciiTheme="minorEastAsia" w:eastAsiaTheme="minorEastAsia" w:hAnsiTheme="minorEastAsia" w:hint="default"/>
                  <w:sz w:val="18"/>
                  <w:szCs w:val="18"/>
                </w:rPr>
                <w:t>细</w:t>
              </w:r>
              <w:bookmarkEnd w:id="105"/>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27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27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27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06" w:name="_Toc19924"/>
      <w:bookmarkStart w:id="107" w:name="_Toc32755"/>
      <w:r>
        <w:rPr>
          <w:rFonts w:asciiTheme="minorEastAsia" w:eastAsiaTheme="minorEastAsia" w:hAnsiTheme="minorEastAsia" w:hint="eastAsia"/>
        </w:rPr>
        <w:t>锁定</w:t>
      </w:r>
      <w:bookmarkEnd w:id="106"/>
      <w:r>
        <w:rPr>
          <w:rFonts w:asciiTheme="minorEastAsia" w:eastAsiaTheme="minorEastAsia" w:hAnsiTheme="minorEastAsia" w:hint="eastAsia"/>
        </w:rPr>
        <w:t>用户</w:t>
      </w:r>
      <w:bookmarkEnd w:id="107"/>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接口调用说明：在P2P平台用户存在账户安全风险等异常情况，需要限制交易时使用，用户被锁定后将无法创建订单，也不能收款。除解锁用户之外，其它接口都将返回错误信息“用户已锁定”。</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lastRenderedPageBreak/>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142"/>
        <w:gridCol w:w="2268"/>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lockMember</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响应报文参数</w:t>
      </w:r>
    </w:p>
    <w:p w:rsidR="004A5541" w:rsidRDefault="004A5541">
      <w:pPr>
        <w:rPr>
          <w:rFonts w:asciiTheme="minorEastAsia" w:eastAsiaTheme="minorEastAsia" w:hAnsiTheme="minorEastAsia"/>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r>
        <w:rPr>
          <w:rFonts w:asciiTheme="minorEastAsia" w:eastAsiaTheme="minorEastAsia" w:hAnsiTheme="minorEastAsia"/>
        </w:rPr>
        <w:br w:type="page"/>
      </w:r>
      <w:bookmarkStart w:id="108" w:name="_Toc10779"/>
      <w:bookmarkStart w:id="109" w:name="_Toc25356"/>
      <w:r>
        <w:rPr>
          <w:rFonts w:asciiTheme="minorEastAsia" w:eastAsiaTheme="minorEastAsia" w:hAnsiTheme="minorEastAsia" w:hint="eastAsia"/>
        </w:rPr>
        <w:lastRenderedPageBreak/>
        <w:t>解锁</w:t>
      </w:r>
      <w:bookmarkEnd w:id="108"/>
      <w:r>
        <w:rPr>
          <w:rFonts w:asciiTheme="minorEastAsia" w:eastAsiaTheme="minorEastAsia" w:hAnsiTheme="minorEastAsia" w:hint="eastAsia"/>
        </w:rPr>
        <w:t>用户</w:t>
      </w:r>
      <w:bookmarkEnd w:id="109"/>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142"/>
        <w:gridCol w:w="2268"/>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unlockMember</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响应报文参数</w:t>
      </w:r>
    </w:p>
    <w:p w:rsidR="004A5541" w:rsidRDefault="004A5541">
      <w:pPr>
        <w:rPr>
          <w:rFonts w:asciiTheme="minorEastAsia" w:eastAsiaTheme="minorEastAsia" w:hAnsiTheme="minorEastAsia"/>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10" w:name="_Toc18987"/>
      <w:bookmarkStart w:id="111" w:name="_Toc11763"/>
      <w:r>
        <w:rPr>
          <w:rFonts w:asciiTheme="minorEastAsia" w:eastAsiaTheme="minorEastAsia" w:hAnsiTheme="minorEastAsia" w:hint="eastAsia"/>
        </w:rPr>
        <w:t>设置支付密码</w:t>
      </w:r>
      <w:bookmarkEnd w:id="110"/>
      <w:r>
        <w:rPr>
          <w:rFonts w:asciiTheme="minorEastAsia" w:eastAsiaTheme="minorEastAsia" w:hAnsiTheme="minorEastAsia" w:hint="eastAsia"/>
        </w:rPr>
        <w:t>【银行H5交互】</w:t>
      </w:r>
      <w:bookmarkEnd w:id="111"/>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21"/>
        </w:numPr>
        <w:ind w:left="420"/>
        <w:rPr>
          <w:rFonts w:asciiTheme="minorEastAsia" w:eastAsiaTheme="minorEastAsia" w:hAnsiTheme="minorEastAsia"/>
        </w:rPr>
      </w:pPr>
      <w:r>
        <w:rPr>
          <w:rFonts w:asciiTheme="minorEastAsia" w:eastAsiaTheme="minorEastAsia" w:hAnsiTheme="minorEastAsia" w:hint="eastAsia"/>
        </w:rPr>
        <w:t>仅支持个人用户。</w:t>
      </w:r>
    </w:p>
    <w:p w:rsidR="004A5541" w:rsidRDefault="00DE4E0F">
      <w:pPr>
        <w:numPr>
          <w:ilvl w:val="0"/>
          <w:numId w:val="21"/>
        </w:numPr>
        <w:ind w:left="420"/>
        <w:rPr>
          <w:rFonts w:asciiTheme="minorEastAsia" w:eastAsiaTheme="minorEastAsia" w:hAnsiTheme="minorEastAsia"/>
        </w:rPr>
      </w:pPr>
      <w:r>
        <w:rPr>
          <w:rFonts w:asciiTheme="minorEastAsia" w:eastAsiaTheme="minorEastAsia" w:hAnsiTheme="minorEastAsia" w:hint="eastAsia"/>
        </w:rPr>
        <w:t>以前台页面形式进行请求，设置支付密码在银行存管系统页面中进行。</w:t>
      </w:r>
    </w:p>
    <w:p w:rsidR="004A5541" w:rsidRDefault="00DE4E0F">
      <w:pPr>
        <w:numPr>
          <w:ilvl w:val="0"/>
          <w:numId w:val="21"/>
        </w:numPr>
        <w:ind w:left="420"/>
        <w:rPr>
          <w:rFonts w:asciiTheme="minorEastAsia" w:eastAsiaTheme="minorEastAsia" w:hAnsiTheme="minorEastAsia"/>
        </w:rPr>
      </w:pPr>
      <w:r>
        <w:rPr>
          <w:rFonts w:asciiTheme="minorEastAsia" w:eastAsiaTheme="minorEastAsia" w:hAnsiTheme="minorEastAsia" w:hint="eastAsia"/>
        </w:rPr>
        <w:t>如果设置成功，页面会重定向到jumpUrl。</w:t>
      </w:r>
    </w:p>
    <w:p w:rsidR="004A5541" w:rsidRDefault="00DE4E0F">
      <w:pPr>
        <w:numPr>
          <w:ilvl w:val="0"/>
          <w:numId w:val="21"/>
        </w:numPr>
        <w:ind w:left="420"/>
        <w:rPr>
          <w:rFonts w:asciiTheme="minorEastAsia" w:eastAsiaTheme="minorEastAsia" w:hAnsiTheme="minorEastAsia"/>
        </w:rPr>
      </w:pPr>
      <w:r>
        <w:rPr>
          <w:rFonts w:asciiTheme="minorEastAsia" w:eastAsiaTheme="minorEastAsia" w:hAnsiTheme="minorEastAsia" w:hint="eastAsia"/>
        </w:rPr>
        <w:t>如果设置成功，会发送后台通知；失败则不通知。</w:t>
      </w:r>
    </w:p>
    <w:p w:rsidR="004A5541" w:rsidRDefault="00DE4E0F">
      <w:pPr>
        <w:numPr>
          <w:ilvl w:val="0"/>
          <w:numId w:val="21"/>
        </w:numPr>
        <w:ind w:left="420"/>
        <w:rPr>
          <w:rFonts w:asciiTheme="minorEastAsia" w:eastAsiaTheme="minorEastAsia" w:hAnsiTheme="minorEastAsia"/>
        </w:rPr>
      </w:pPr>
      <w:r>
        <w:rPr>
          <w:rFonts w:asciiTheme="minorEastAsia" w:eastAsiaTheme="minorEastAsia" w:hAnsiTheme="minorEastAsia" w:hint="eastAsia"/>
        </w:rPr>
        <w:t>测试环境地址：http://122.227.225.142:23661/pwd/setPayPwd.html</w:t>
      </w:r>
    </w:p>
    <w:p w:rsidR="004A5541" w:rsidRDefault="00DE4E0F">
      <w:pPr>
        <w:numPr>
          <w:ilvl w:val="0"/>
          <w:numId w:val="21"/>
        </w:numPr>
        <w:ind w:left="420"/>
        <w:rPr>
          <w:rFonts w:asciiTheme="minorEastAsia" w:eastAsiaTheme="minorEastAsia" w:hAnsiTheme="minorEastAsia"/>
        </w:rPr>
      </w:pPr>
      <w:r>
        <w:rPr>
          <w:rFonts w:asciiTheme="minorEastAsia" w:eastAsiaTheme="minorEastAsia" w:hAnsiTheme="minorEastAsia" w:hint="eastAsia"/>
        </w:rPr>
        <w:t>生产环境地址：https://yun.allinpay.com/yungateway/pwd/setPayPwd.html</w:t>
      </w:r>
    </w:p>
    <w:p w:rsidR="004A5541" w:rsidRDefault="004A5541">
      <w:pPr>
        <w:ind w:left="840"/>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lastRenderedPageBreak/>
        <w:t>请求报文说明</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26"/>
        <w:gridCol w:w="900"/>
        <w:gridCol w:w="1365"/>
        <w:gridCol w:w="719"/>
        <w:gridCol w:w="2146"/>
        <w:gridCol w:w="1256"/>
        <w:gridCol w:w="142"/>
        <w:gridCol w:w="2268"/>
        <w:gridCol w:w="1134"/>
      </w:tblGrid>
      <w:tr w:rsidR="004A5541">
        <w:trPr>
          <w:jc w:val="center"/>
        </w:trPr>
        <w:tc>
          <w:tcPr>
            <w:tcW w:w="3510" w:type="dxa"/>
            <w:gridSpan w:val="4"/>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14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25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1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2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146"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256"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146"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256"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1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2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930" w:type="dxa"/>
            <w:gridSpan w:val="8"/>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2984"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1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MemberPwdService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2984"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1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setPayPwd</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030"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tcPr>
          <w:p w:rsidR="004A5541" w:rsidRDefault="004A5541">
            <w:pPr>
              <w:rPr>
                <w:rFonts w:asciiTheme="minorEastAsia" w:eastAsiaTheme="minorEastAsia" w:hAnsiTheme="minorEastAsia"/>
                <w:sz w:val="18"/>
                <w:szCs w:val="18"/>
              </w:rPr>
            </w:pPr>
          </w:p>
        </w:tc>
        <w:tc>
          <w:tcPr>
            <w:tcW w:w="13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8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tcPr>
          <w:p w:rsidR="004A5541" w:rsidRDefault="004A5541">
            <w:pPr>
              <w:rPr>
                <w:rFonts w:asciiTheme="minorEastAsia" w:eastAsiaTheme="minorEastAsia" w:hAnsiTheme="minorEastAsia"/>
                <w:sz w:val="18"/>
                <w:szCs w:val="18"/>
              </w:rPr>
            </w:pPr>
          </w:p>
        </w:tc>
        <w:tc>
          <w:tcPr>
            <w:tcW w:w="13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28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color w:val="FF0000"/>
                <w:sz w:val="18"/>
                <w:szCs w:val="18"/>
              </w:rPr>
              <w:t>用户绑定的手机号码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tcPr>
          <w:p w:rsidR="004A5541" w:rsidRDefault="004A5541">
            <w:pPr>
              <w:rPr>
                <w:rFonts w:asciiTheme="minorEastAsia" w:eastAsiaTheme="minorEastAsia" w:hAnsiTheme="minorEastAsia"/>
                <w:sz w:val="18"/>
                <w:szCs w:val="18"/>
              </w:rPr>
            </w:pPr>
          </w:p>
        </w:tc>
        <w:tc>
          <w:tcPr>
            <w:tcW w:w="13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28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color w:val="FF0000"/>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tcPr>
          <w:p w:rsidR="004A5541" w:rsidRDefault="004A5541">
            <w:pPr>
              <w:rPr>
                <w:rFonts w:asciiTheme="minorEastAsia" w:eastAsiaTheme="minorEastAsia" w:hAnsiTheme="minorEastAsia"/>
                <w:sz w:val="18"/>
                <w:szCs w:val="18"/>
              </w:rPr>
            </w:pPr>
          </w:p>
        </w:tc>
        <w:tc>
          <w:tcPr>
            <w:tcW w:w="13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identityType</w:t>
            </w:r>
          </w:p>
        </w:tc>
        <w:tc>
          <w:tcPr>
            <w:tcW w:w="28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证件类型</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268" w:type="dxa"/>
          </w:tcPr>
          <w:p w:rsidR="004A5541" w:rsidRDefault="00F26409">
            <w:pPr>
              <w:rPr>
                <w:rFonts w:asciiTheme="minorEastAsia" w:eastAsiaTheme="minorEastAsia" w:hAnsiTheme="minorEastAsia"/>
                <w:sz w:val="18"/>
                <w:szCs w:val="18"/>
              </w:rPr>
            </w:pPr>
            <w:hyperlink w:anchor="_证件类型" w:history="1">
              <w:r w:rsidR="00DE4E0F">
                <w:rPr>
                  <w:rStyle w:val="aa"/>
                  <w:rFonts w:asciiTheme="minorEastAsia" w:eastAsiaTheme="minorEastAsia" w:hAnsiTheme="minorEastAsia" w:hint="default"/>
                  <w:sz w:val="18"/>
                  <w:szCs w:val="18"/>
                </w:rPr>
                <w:t>详细</w:t>
              </w:r>
            </w:hyperlink>
            <w:r w:rsidR="00DE4E0F">
              <w:rPr>
                <w:rFonts w:asciiTheme="minorEastAsia" w:eastAsiaTheme="minorEastAsia" w:hAnsiTheme="minorEastAsia" w:hint="eastAsia"/>
                <w:sz w:val="18"/>
                <w:szCs w:val="18"/>
              </w:rPr>
              <w:t>只支持身份证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tcPr>
          <w:p w:rsidR="004A5541" w:rsidRDefault="004A5541">
            <w:pPr>
              <w:rPr>
                <w:rFonts w:asciiTheme="minorEastAsia" w:eastAsiaTheme="minorEastAsia" w:hAnsiTheme="minorEastAsia"/>
                <w:sz w:val="18"/>
                <w:szCs w:val="18"/>
              </w:rPr>
            </w:pPr>
          </w:p>
        </w:tc>
        <w:tc>
          <w:tcPr>
            <w:tcW w:w="13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identityNo</w:t>
            </w:r>
          </w:p>
        </w:tc>
        <w:tc>
          <w:tcPr>
            <w:tcW w:w="28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证件号码</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hyperlink w:anchor="_字段加密" w:history="1">
              <w:r>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tcPr>
          <w:p w:rsidR="004A5541" w:rsidRDefault="004A5541">
            <w:pPr>
              <w:rPr>
                <w:rFonts w:asciiTheme="minorEastAsia" w:eastAsiaTheme="minorEastAsia" w:hAnsiTheme="minorEastAsia"/>
                <w:sz w:val="18"/>
                <w:szCs w:val="18"/>
              </w:rPr>
            </w:pPr>
          </w:p>
        </w:tc>
        <w:tc>
          <w:tcPr>
            <w:tcW w:w="13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w:t>
            </w:r>
          </w:p>
        </w:tc>
        <w:tc>
          <w:tcPr>
            <w:tcW w:w="28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设置密码后跳转返回的页面地址</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26" w:type="dxa"/>
            <w:vMerge/>
          </w:tcPr>
          <w:p w:rsidR="004A5541" w:rsidRDefault="004A5541">
            <w:pPr>
              <w:rPr>
                <w:rFonts w:asciiTheme="minorEastAsia" w:eastAsiaTheme="minorEastAsia" w:hAnsiTheme="minorEastAsia"/>
                <w:sz w:val="18"/>
                <w:szCs w:val="18"/>
              </w:rPr>
            </w:pPr>
          </w:p>
        </w:tc>
        <w:tc>
          <w:tcPr>
            <w:tcW w:w="900" w:type="dxa"/>
            <w:vMerge/>
          </w:tcPr>
          <w:p w:rsidR="004A5541" w:rsidRDefault="004A5541">
            <w:pPr>
              <w:rPr>
                <w:rFonts w:asciiTheme="minorEastAsia" w:eastAsiaTheme="minorEastAsia" w:hAnsiTheme="minorEastAsia"/>
                <w:sz w:val="18"/>
                <w:szCs w:val="18"/>
              </w:rPr>
            </w:pPr>
          </w:p>
        </w:tc>
        <w:tc>
          <w:tcPr>
            <w:tcW w:w="13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28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39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响应报文参数</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jumpUrl页面返回：</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08"/>
        <w:gridCol w:w="18"/>
        <w:gridCol w:w="2268"/>
        <w:gridCol w:w="1116"/>
        <w:gridCol w:w="18"/>
        <w:gridCol w:w="2410"/>
        <w:gridCol w:w="1134"/>
      </w:tblGrid>
      <w:tr w:rsidR="004A5541">
        <w:trPr>
          <w:jc w:val="center"/>
        </w:trPr>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7"/>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jc w:val="center"/>
        </w:trPr>
        <w:tc>
          <w:tcPr>
            <w:tcW w:w="1384" w:type="dxa"/>
            <w:vMerge/>
          </w:tcPr>
          <w:p w:rsidR="004A5541" w:rsidRDefault="004A5541">
            <w:pPr>
              <w:rPr>
                <w:rFonts w:asciiTheme="minorEastAsia" w:eastAsiaTheme="minorEastAsia" w:hAnsiTheme="minorEastAsia"/>
                <w:sz w:val="18"/>
                <w:szCs w:val="18"/>
              </w:rPr>
            </w:pPr>
          </w:p>
        </w:tc>
        <w:tc>
          <w:tcPr>
            <w:tcW w:w="212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384" w:type="dxa"/>
            <w:vMerge/>
          </w:tcPr>
          <w:p w:rsidR="004A5541" w:rsidRDefault="004A5541">
            <w:pPr>
              <w:rPr>
                <w:rFonts w:asciiTheme="minorEastAsia" w:eastAsiaTheme="minorEastAsia" w:hAnsiTheme="minorEastAsia"/>
                <w:sz w:val="18"/>
                <w:szCs w:val="18"/>
              </w:rPr>
            </w:pPr>
          </w:p>
        </w:tc>
        <w:tc>
          <w:tcPr>
            <w:tcW w:w="212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esult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设置支付密码结果</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成功：OK；失败：error</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492"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86"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28" w:type="dxa"/>
            <w:gridSpan w:val="2"/>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492"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86"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2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3492"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86"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2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sz w:val="18"/>
          <w:szCs w:val="18"/>
        </w:rPr>
      </w:pP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329"/>
        <w:gridCol w:w="1364"/>
        <w:gridCol w:w="2268"/>
        <w:gridCol w:w="1134"/>
        <w:gridCol w:w="2410"/>
        <w:gridCol w:w="1134"/>
      </w:tblGrid>
      <w:tr w:rsidR="004A5541">
        <w:trPr>
          <w:jc w:val="center"/>
        </w:trPr>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639"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MemberPwdService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setPayPwd</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310"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设置是否成功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WEB示例</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4904740" cy="2647315"/>
            <wp:effectExtent l="0" t="0" r="1016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cstate="print"/>
                    <a:stretch>
                      <a:fillRect/>
                    </a:stretch>
                  </pic:blipFill>
                  <pic:spPr>
                    <a:xfrm>
                      <a:off x="0" y="0"/>
                      <a:ext cx="4904762" cy="2647619"/>
                    </a:xfrm>
                    <a:prstGeom prst="rect">
                      <a:avLst/>
                    </a:prstGeom>
                  </pic:spPr>
                </pic:pic>
              </a:graphicData>
            </a:graphic>
          </wp:inline>
        </w:drawing>
      </w:r>
      <w:r>
        <w:rPr>
          <w:rFonts w:ascii="宋体" w:hAnsi="宋体" w:cs="宋体" w:hint="eastAsia"/>
        </w:rPr>
        <w:t xml:space="preserve"> </w:t>
      </w:r>
    </w:p>
    <w:p w:rsidR="004A5541" w:rsidRDefault="00DE4E0F">
      <w:pPr>
        <w:pStyle w:val="21"/>
        <w:ind w:left="360" w:firstLineChars="0" w:firstLine="0"/>
        <w:rPr>
          <w:rFonts w:ascii="宋体" w:hAnsi="宋体" w:cs="宋体"/>
        </w:rPr>
      </w:pPr>
      <w:r>
        <w:rPr>
          <w:rFonts w:ascii="宋体" w:hAnsi="宋体" w:cs="宋体" w:hint="eastAsia"/>
        </w:rPr>
        <w:t>移动端：</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2793365" cy="4629150"/>
            <wp:effectExtent l="0" t="0" r="698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9" cstate="print"/>
                    <a:stretch>
                      <a:fillRect/>
                    </a:stretch>
                  </pic:blipFill>
                  <pic:spPr>
                    <a:xfrm>
                      <a:off x="0" y="0"/>
                      <a:ext cx="2831928" cy="4692319"/>
                    </a:xfrm>
                    <a:prstGeom prst="rect">
                      <a:avLst/>
                    </a:prstGeom>
                  </pic:spPr>
                </pic:pic>
              </a:graphicData>
            </a:graphic>
          </wp:inline>
        </w:drawing>
      </w: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12" w:name="_Toc18841"/>
      <w:bookmarkStart w:id="113" w:name="_Toc22493"/>
      <w:r>
        <w:rPr>
          <w:rFonts w:asciiTheme="minorEastAsia" w:eastAsiaTheme="minorEastAsia" w:hAnsiTheme="minorEastAsia" w:hint="eastAsia"/>
        </w:rPr>
        <w:t>修改支付密码</w:t>
      </w:r>
      <w:bookmarkEnd w:id="112"/>
      <w:r>
        <w:rPr>
          <w:rFonts w:asciiTheme="minorEastAsia" w:eastAsiaTheme="minorEastAsia" w:hAnsiTheme="minorEastAsia" w:hint="eastAsia"/>
        </w:rPr>
        <w:t>【银行H5交互】</w:t>
      </w:r>
      <w:bookmarkEnd w:id="113"/>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22"/>
        </w:numPr>
        <w:ind w:left="420"/>
        <w:rPr>
          <w:rFonts w:asciiTheme="minorEastAsia" w:eastAsiaTheme="minorEastAsia" w:hAnsiTheme="minorEastAsia"/>
        </w:rPr>
      </w:pPr>
      <w:r>
        <w:rPr>
          <w:rFonts w:asciiTheme="minorEastAsia" w:eastAsiaTheme="minorEastAsia" w:hAnsiTheme="minorEastAsia" w:hint="eastAsia"/>
        </w:rPr>
        <w:t>仅支持个人用户。</w:t>
      </w:r>
    </w:p>
    <w:p w:rsidR="004A5541" w:rsidRDefault="00DE4E0F">
      <w:pPr>
        <w:numPr>
          <w:ilvl w:val="0"/>
          <w:numId w:val="22"/>
        </w:numPr>
        <w:ind w:left="420"/>
        <w:rPr>
          <w:rFonts w:asciiTheme="minorEastAsia" w:eastAsiaTheme="minorEastAsia" w:hAnsiTheme="minorEastAsia"/>
        </w:rPr>
      </w:pPr>
      <w:r>
        <w:rPr>
          <w:rFonts w:asciiTheme="minorEastAsia" w:eastAsiaTheme="minorEastAsia" w:hAnsiTheme="minorEastAsia" w:hint="eastAsia"/>
        </w:rPr>
        <w:t>以前台页面形式进行请求，修改支付密码在银行存管系统页面中进行。</w:t>
      </w:r>
    </w:p>
    <w:p w:rsidR="004A5541" w:rsidRDefault="00DE4E0F">
      <w:pPr>
        <w:numPr>
          <w:ilvl w:val="0"/>
          <w:numId w:val="22"/>
        </w:numPr>
        <w:ind w:left="420"/>
        <w:rPr>
          <w:rFonts w:asciiTheme="minorEastAsia" w:eastAsiaTheme="minorEastAsia" w:hAnsiTheme="minorEastAsia"/>
        </w:rPr>
      </w:pPr>
      <w:r>
        <w:rPr>
          <w:rFonts w:asciiTheme="minorEastAsia" w:eastAsiaTheme="minorEastAsia" w:hAnsiTheme="minorEastAsia" w:hint="eastAsia"/>
        </w:rPr>
        <w:t>如果修改成功，页面会重定向到jumpUrl。</w:t>
      </w:r>
    </w:p>
    <w:p w:rsidR="004A5541" w:rsidRDefault="00DE4E0F">
      <w:pPr>
        <w:numPr>
          <w:ilvl w:val="0"/>
          <w:numId w:val="22"/>
        </w:numPr>
        <w:ind w:left="420"/>
        <w:rPr>
          <w:rFonts w:asciiTheme="minorEastAsia" w:eastAsiaTheme="minorEastAsia" w:hAnsiTheme="minorEastAsia"/>
        </w:rPr>
      </w:pPr>
      <w:r>
        <w:rPr>
          <w:rFonts w:asciiTheme="minorEastAsia" w:eastAsiaTheme="minorEastAsia" w:hAnsiTheme="minorEastAsia" w:hint="eastAsia"/>
        </w:rPr>
        <w:t>如果修改成功，会发送后台通知；失败则不通知。</w:t>
      </w:r>
    </w:p>
    <w:p w:rsidR="004A5541" w:rsidRDefault="00DE4E0F">
      <w:pPr>
        <w:numPr>
          <w:ilvl w:val="0"/>
          <w:numId w:val="22"/>
        </w:numPr>
        <w:ind w:left="420"/>
        <w:rPr>
          <w:rFonts w:asciiTheme="minorEastAsia" w:eastAsiaTheme="minorEastAsia" w:hAnsiTheme="minorEastAsia"/>
        </w:rPr>
      </w:pPr>
      <w:r>
        <w:rPr>
          <w:rFonts w:asciiTheme="minorEastAsia" w:eastAsiaTheme="minorEastAsia" w:hAnsiTheme="minorEastAsia" w:hint="eastAsia"/>
        </w:rPr>
        <w:t>测试环境地址：http://122.227.225.142:23661/pwd/updatePayPwd.html</w:t>
      </w:r>
    </w:p>
    <w:p w:rsidR="004A5541" w:rsidRDefault="00DE4E0F">
      <w:pPr>
        <w:numPr>
          <w:ilvl w:val="0"/>
          <w:numId w:val="22"/>
        </w:numPr>
        <w:ind w:left="420"/>
        <w:rPr>
          <w:rFonts w:asciiTheme="minorEastAsia" w:eastAsiaTheme="minorEastAsia" w:hAnsiTheme="minorEastAsia"/>
        </w:rPr>
      </w:pPr>
      <w:r>
        <w:rPr>
          <w:rFonts w:asciiTheme="minorEastAsia" w:eastAsiaTheme="minorEastAsia" w:hAnsiTheme="minorEastAsia" w:hint="eastAsia"/>
        </w:rPr>
        <w:t>生产环境地址：https://yun.allinpay.com/yungateway/pwd/updatePayPwd.html</w:t>
      </w:r>
    </w:p>
    <w:p w:rsidR="004A5541" w:rsidRDefault="004A5541">
      <w:pPr>
        <w:ind w:left="840"/>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6"/>
        <w:gridCol w:w="870"/>
        <w:gridCol w:w="1395"/>
        <w:gridCol w:w="2957"/>
        <w:gridCol w:w="1134"/>
        <w:gridCol w:w="142"/>
        <w:gridCol w:w="2268"/>
        <w:gridCol w:w="1134"/>
      </w:tblGrid>
      <w:tr w:rsidR="004A5541">
        <w:trPr>
          <w:jc w:val="center"/>
        </w:trPr>
        <w:tc>
          <w:tcPr>
            <w:tcW w:w="2821"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957"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2821"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2821"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957"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2821"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timestamp</w:t>
            </w:r>
          </w:p>
        </w:tc>
        <w:tc>
          <w:tcPr>
            <w:tcW w:w="2957"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2821"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5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900"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22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MemberPwdService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22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updatePayPwd</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87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030"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870" w:type="dxa"/>
            <w:vMerge/>
          </w:tcPr>
          <w:p w:rsidR="004A5541" w:rsidRDefault="004A5541">
            <w:pPr>
              <w:rPr>
                <w:rFonts w:asciiTheme="minorEastAsia" w:eastAsiaTheme="minorEastAsia" w:hAnsiTheme="minorEastAsia"/>
                <w:sz w:val="18"/>
                <w:szCs w:val="18"/>
              </w:rPr>
            </w:pPr>
          </w:p>
        </w:tc>
        <w:tc>
          <w:tcPr>
            <w:tcW w:w="13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870" w:type="dxa"/>
            <w:vMerge/>
          </w:tcPr>
          <w:p w:rsidR="004A5541" w:rsidRDefault="004A5541">
            <w:pPr>
              <w:rPr>
                <w:rFonts w:asciiTheme="minorEastAsia" w:eastAsiaTheme="minorEastAsia" w:hAnsiTheme="minorEastAsia"/>
                <w:sz w:val="18"/>
                <w:szCs w:val="18"/>
              </w:rPr>
            </w:pPr>
          </w:p>
        </w:tc>
        <w:tc>
          <w:tcPr>
            <w:tcW w:w="13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color w:val="FF0000"/>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870" w:type="dxa"/>
            <w:vMerge/>
          </w:tcPr>
          <w:p w:rsidR="004A5541" w:rsidRDefault="004A5541">
            <w:pPr>
              <w:rPr>
                <w:rFonts w:asciiTheme="minorEastAsia" w:eastAsiaTheme="minorEastAsia" w:hAnsiTheme="minorEastAsia"/>
                <w:sz w:val="18"/>
                <w:szCs w:val="18"/>
              </w:rPr>
            </w:pPr>
          </w:p>
        </w:tc>
        <w:tc>
          <w:tcPr>
            <w:tcW w:w="13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identityType</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证件类型</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268" w:type="dxa"/>
          </w:tcPr>
          <w:p w:rsidR="004A5541" w:rsidRDefault="00F26409">
            <w:pPr>
              <w:rPr>
                <w:rFonts w:asciiTheme="minorEastAsia" w:eastAsiaTheme="minorEastAsia" w:hAnsiTheme="minorEastAsia"/>
                <w:sz w:val="18"/>
                <w:szCs w:val="18"/>
              </w:rPr>
            </w:pPr>
            <w:hyperlink w:anchor="_证件类型" w:history="1">
              <w:r w:rsidR="00DE4E0F">
                <w:rPr>
                  <w:rStyle w:val="ac"/>
                  <w:rFonts w:asciiTheme="minorEastAsia" w:eastAsiaTheme="minorEastAsia" w:hAnsiTheme="minorEastAsia" w:hint="default"/>
                  <w:sz w:val="18"/>
                  <w:szCs w:val="18"/>
                </w:rPr>
                <w:t>详细</w:t>
              </w:r>
            </w:hyperlink>
            <w:r w:rsidR="00DE4E0F">
              <w:rPr>
                <w:rFonts w:asciiTheme="minorEastAsia" w:eastAsiaTheme="minorEastAsia" w:hAnsiTheme="minorEastAsia" w:hint="eastAsia"/>
                <w:sz w:val="18"/>
                <w:szCs w:val="18"/>
              </w:rPr>
              <w:t>目前只支持身份证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870" w:type="dxa"/>
            <w:vMerge/>
          </w:tcPr>
          <w:p w:rsidR="004A5541" w:rsidRDefault="004A5541">
            <w:pPr>
              <w:rPr>
                <w:rFonts w:asciiTheme="minorEastAsia" w:eastAsiaTheme="minorEastAsia" w:hAnsiTheme="minorEastAsia"/>
                <w:sz w:val="18"/>
                <w:szCs w:val="18"/>
              </w:rPr>
            </w:pPr>
          </w:p>
        </w:tc>
        <w:tc>
          <w:tcPr>
            <w:tcW w:w="13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identityNo</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证件号码</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hyperlink w:anchor="_字段加密" w:history="1">
              <w:r>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870" w:type="dxa"/>
            <w:vMerge/>
          </w:tcPr>
          <w:p w:rsidR="004A5541" w:rsidRDefault="004A5541">
            <w:pPr>
              <w:rPr>
                <w:rFonts w:asciiTheme="minorEastAsia" w:eastAsiaTheme="minorEastAsia" w:hAnsiTheme="minorEastAsia"/>
                <w:sz w:val="18"/>
                <w:szCs w:val="18"/>
              </w:rPr>
            </w:pPr>
          </w:p>
        </w:tc>
        <w:tc>
          <w:tcPr>
            <w:tcW w:w="13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修改密码后跳转返回的页面地址</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556" w:type="dxa"/>
            <w:vMerge/>
          </w:tcPr>
          <w:p w:rsidR="004A5541" w:rsidRDefault="004A5541">
            <w:pPr>
              <w:rPr>
                <w:rFonts w:asciiTheme="minorEastAsia" w:eastAsiaTheme="minorEastAsia" w:hAnsiTheme="minorEastAsia"/>
                <w:sz w:val="18"/>
                <w:szCs w:val="18"/>
              </w:rPr>
            </w:pPr>
          </w:p>
        </w:tc>
        <w:tc>
          <w:tcPr>
            <w:tcW w:w="870" w:type="dxa"/>
            <w:vMerge/>
          </w:tcPr>
          <w:p w:rsidR="004A5541" w:rsidRDefault="004A5541">
            <w:pPr>
              <w:rPr>
                <w:rFonts w:asciiTheme="minorEastAsia" w:eastAsiaTheme="minorEastAsia" w:hAnsiTheme="minorEastAsia"/>
                <w:sz w:val="18"/>
                <w:szCs w:val="18"/>
              </w:rPr>
            </w:pPr>
          </w:p>
        </w:tc>
        <w:tc>
          <w:tcPr>
            <w:tcW w:w="13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295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响应报文参数</w:t>
      </w:r>
    </w:p>
    <w:p w:rsidR="004A5541" w:rsidRDefault="00DE4E0F">
      <w:pPr>
        <w:rPr>
          <w:rFonts w:asciiTheme="minorEastAsia" w:eastAsiaTheme="minorEastAsia" w:hAnsiTheme="minorEastAsia"/>
        </w:rPr>
      </w:pPr>
      <w:r>
        <w:rPr>
          <w:rFonts w:asciiTheme="minorEastAsia" w:eastAsiaTheme="minorEastAsia" w:hAnsiTheme="minorEastAsia" w:hint="eastAsia"/>
          <w:sz w:val="18"/>
          <w:szCs w:val="18"/>
        </w:rPr>
        <w:t>jumpUrl页面返回：</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rPr>
          <w:jc w:val="center"/>
        </w:trPr>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esult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修改支付密码结果</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成功：OK；失败：error</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sz w:val="18"/>
          <w:szCs w:val="18"/>
        </w:rPr>
      </w:pP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329"/>
        <w:gridCol w:w="1364"/>
        <w:gridCol w:w="2268"/>
        <w:gridCol w:w="1134"/>
        <w:gridCol w:w="2410"/>
        <w:gridCol w:w="1134"/>
      </w:tblGrid>
      <w:tr w:rsidR="004A5541">
        <w:trPr>
          <w:jc w:val="center"/>
        </w:trPr>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639"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MemberPwdService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updatePayPwd</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310"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修改是否成功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lastRenderedPageBreak/>
        <w:t>WEB示例</w:t>
      </w:r>
    </w:p>
    <w:p w:rsidR="004A5541" w:rsidRDefault="00DE4E0F">
      <w:pPr>
        <w:rPr>
          <w:rFonts w:asciiTheme="minorEastAsia" w:eastAsiaTheme="minorEastAsia" w:hAnsiTheme="minorEastAsia"/>
        </w:rPr>
      </w:pPr>
      <w:r>
        <w:rPr>
          <w:rFonts w:asciiTheme="minorEastAsia" w:eastAsiaTheme="minorEastAsia" w:hAnsiTheme="minorEastAsia" w:hint="eastAsia"/>
        </w:rPr>
        <w:t>PC端：</w:t>
      </w:r>
    </w:p>
    <w:p w:rsidR="004A5541" w:rsidRDefault="00F26409">
      <w:pPr>
        <w:rPr>
          <w:rFonts w:ascii="宋体" w:hAnsi="宋体" w:cs="宋体"/>
          <w:sz w:val="24"/>
          <w:szCs w:val="24"/>
        </w:rPr>
      </w:pPr>
      <w:r>
        <w:rPr>
          <w:rFonts w:ascii="宋体" w:hAnsi="宋体" w:cs="宋体"/>
          <w:sz w:val="24"/>
          <w:szCs w:val="24"/>
        </w:rPr>
        <w:fldChar w:fldCharType="begin"/>
      </w:r>
      <w:r w:rsidR="00DE4E0F">
        <w:rPr>
          <w:rFonts w:ascii="宋体" w:hAnsi="宋体" w:cs="宋体"/>
          <w:sz w:val="24"/>
          <w:szCs w:val="24"/>
        </w:rPr>
        <w:instrText xml:space="preserve">INCLUDEPICTURE \d "C:\\Users\\Administrator\\AppData\\Roaming\\Foxmail7\\Temp-10248-20170612171023\\Attach\\image003(06-14-18-38-31).jpg" \* MERGEFORMATINET </w:instrText>
      </w:r>
      <w:r>
        <w:rPr>
          <w:rFonts w:ascii="宋体" w:hAnsi="宋体" w:cs="宋体"/>
          <w:sz w:val="24"/>
          <w:szCs w:val="24"/>
        </w:rPr>
        <w:fldChar w:fldCharType="separate"/>
      </w:r>
      <w:r w:rsidR="00DE4E0F">
        <w:rPr>
          <w:rFonts w:ascii="宋体" w:hAnsi="宋体" w:cs="宋体"/>
          <w:noProof/>
          <w:sz w:val="24"/>
          <w:szCs w:val="24"/>
        </w:rPr>
        <w:drawing>
          <wp:inline distT="0" distB="0" distL="114300" distR="114300">
            <wp:extent cx="4552950" cy="29337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cstate="print"/>
                    <a:stretch>
                      <a:fillRect/>
                    </a:stretch>
                  </pic:blipFill>
                  <pic:spPr>
                    <a:xfrm>
                      <a:off x="0" y="0"/>
                      <a:ext cx="4552950" cy="2933700"/>
                    </a:xfrm>
                    <a:prstGeom prst="rect">
                      <a:avLst/>
                    </a:prstGeom>
                    <a:noFill/>
                    <a:ln w="9525">
                      <a:noFill/>
                    </a:ln>
                  </pic:spPr>
                </pic:pic>
              </a:graphicData>
            </a:graphic>
          </wp:inline>
        </w:drawing>
      </w:r>
      <w:r>
        <w:rPr>
          <w:rFonts w:ascii="宋体" w:hAnsi="宋体" w:cs="宋体"/>
          <w:sz w:val="24"/>
          <w:szCs w:val="24"/>
        </w:rPr>
        <w:fldChar w:fldCharType="end"/>
      </w:r>
    </w:p>
    <w:p w:rsidR="004A5541" w:rsidRDefault="004A5541">
      <w:pPr>
        <w:rPr>
          <w:rFonts w:ascii="宋体" w:hAnsi="宋体" w:cs="宋体"/>
          <w:sz w:val="24"/>
          <w:szCs w:val="24"/>
        </w:rPr>
      </w:pPr>
    </w:p>
    <w:p w:rsidR="004A5541" w:rsidRDefault="00DE4E0F">
      <w:pPr>
        <w:rPr>
          <w:rFonts w:ascii="宋体" w:hAnsi="宋体" w:cs="宋体"/>
          <w:sz w:val="24"/>
          <w:szCs w:val="24"/>
        </w:rPr>
      </w:pPr>
      <w:r>
        <w:rPr>
          <w:rFonts w:ascii="宋体" w:hAnsi="宋体" w:cs="宋体" w:hint="eastAsia"/>
          <w:sz w:val="24"/>
          <w:szCs w:val="24"/>
        </w:rPr>
        <w:t>移动端：</w:t>
      </w:r>
    </w:p>
    <w:p w:rsidR="004A5541" w:rsidRDefault="00F26409">
      <w:pPr>
        <w:rPr>
          <w:rFonts w:ascii="宋体" w:hAnsi="宋体" w:cs="宋体"/>
          <w:sz w:val="24"/>
          <w:szCs w:val="24"/>
        </w:rPr>
      </w:pPr>
      <w:r>
        <w:rPr>
          <w:rFonts w:ascii="宋体" w:hAnsi="宋体" w:cs="宋体"/>
          <w:sz w:val="24"/>
          <w:szCs w:val="24"/>
        </w:rPr>
        <w:fldChar w:fldCharType="begin"/>
      </w:r>
      <w:r w:rsidR="00DE4E0F">
        <w:rPr>
          <w:rFonts w:ascii="宋体" w:hAnsi="宋体" w:cs="宋体"/>
          <w:sz w:val="24"/>
          <w:szCs w:val="24"/>
        </w:rPr>
        <w:instrText xml:space="preserve">INCLUDEPICTURE \d "C:\\Users\\Administrator\\AppData\\Roaming\\Foxmail7\\Temp-10248-20170612171023\\Attach\\image004(06-14-18-38-31).jpg" \* MERGEFORMATINET </w:instrText>
      </w:r>
      <w:r>
        <w:rPr>
          <w:rFonts w:ascii="宋体" w:hAnsi="宋体" w:cs="宋体"/>
          <w:sz w:val="24"/>
          <w:szCs w:val="24"/>
        </w:rPr>
        <w:fldChar w:fldCharType="separate"/>
      </w:r>
      <w:r w:rsidR="00DE4E0F">
        <w:rPr>
          <w:rFonts w:ascii="宋体" w:hAnsi="宋体" w:cs="宋体"/>
          <w:noProof/>
          <w:sz w:val="24"/>
          <w:szCs w:val="24"/>
        </w:rPr>
        <w:drawing>
          <wp:inline distT="0" distB="0" distL="114300" distR="114300">
            <wp:extent cx="2647950" cy="377190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cstate="print"/>
                    <a:stretch>
                      <a:fillRect/>
                    </a:stretch>
                  </pic:blipFill>
                  <pic:spPr>
                    <a:xfrm>
                      <a:off x="0" y="0"/>
                      <a:ext cx="2647950" cy="3771900"/>
                    </a:xfrm>
                    <a:prstGeom prst="rect">
                      <a:avLst/>
                    </a:prstGeom>
                    <a:noFill/>
                    <a:ln w="9525">
                      <a:noFill/>
                    </a:ln>
                  </pic:spPr>
                </pic:pic>
              </a:graphicData>
            </a:graphic>
          </wp:inline>
        </w:drawing>
      </w:r>
      <w:r>
        <w:rPr>
          <w:rFonts w:ascii="宋体" w:hAnsi="宋体" w:cs="宋体"/>
          <w:sz w:val="24"/>
          <w:szCs w:val="24"/>
        </w:rPr>
        <w:fldChar w:fldCharType="end"/>
      </w:r>
    </w:p>
    <w:p w:rsidR="004A5541" w:rsidRDefault="00DE4E0F">
      <w:pPr>
        <w:pStyle w:val="3"/>
        <w:numPr>
          <w:ilvl w:val="2"/>
          <w:numId w:val="1"/>
        </w:numPr>
        <w:rPr>
          <w:rFonts w:asciiTheme="minorEastAsia" w:eastAsiaTheme="minorEastAsia" w:hAnsiTheme="minorEastAsia"/>
        </w:rPr>
      </w:pPr>
      <w:bookmarkStart w:id="114" w:name="_Toc10014"/>
      <w:bookmarkStart w:id="115" w:name="_Toc17582"/>
      <w:r>
        <w:rPr>
          <w:rFonts w:asciiTheme="minorEastAsia" w:eastAsiaTheme="minorEastAsia" w:hAnsiTheme="minorEastAsia" w:hint="eastAsia"/>
        </w:rPr>
        <w:lastRenderedPageBreak/>
        <w:t>重置支付密码</w:t>
      </w:r>
      <w:bookmarkEnd w:id="114"/>
      <w:r>
        <w:rPr>
          <w:rFonts w:asciiTheme="minorEastAsia" w:eastAsiaTheme="minorEastAsia" w:hAnsiTheme="minorEastAsia" w:hint="eastAsia"/>
        </w:rPr>
        <w:t>【银行H5交互】</w:t>
      </w:r>
      <w:bookmarkEnd w:id="115"/>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23"/>
        </w:numPr>
        <w:ind w:left="420"/>
        <w:rPr>
          <w:rFonts w:asciiTheme="minorEastAsia" w:eastAsiaTheme="minorEastAsia" w:hAnsiTheme="minorEastAsia"/>
        </w:rPr>
      </w:pPr>
      <w:r>
        <w:rPr>
          <w:rFonts w:asciiTheme="minorEastAsia" w:eastAsiaTheme="minorEastAsia" w:hAnsiTheme="minorEastAsia" w:hint="eastAsia"/>
        </w:rPr>
        <w:t>仅支持个人用户。</w:t>
      </w:r>
    </w:p>
    <w:p w:rsidR="004A5541" w:rsidRDefault="00DE4E0F">
      <w:pPr>
        <w:numPr>
          <w:ilvl w:val="0"/>
          <w:numId w:val="23"/>
        </w:numPr>
        <w:ind w:left="420"/>
        <w:rPr>
          <w:rFonts w:asciiTheme="minorEastAsia" w:eastAsiaTheme="minorEastAsia" w:hAnsiTheme="minorEastAsia"/>
        </w:rPr>
      </w:pPr>
      <w:r>
        <w:rPr>
          <w:rFonts w:asciiTheme="minorEastAsia" w:eastAsiaTheme="minorEastAsia" w:hAnsiTheme="minorEastAsia" w:hint="eastAsia"/>
        </w:rPr>
        <w:t>以页面形式进行请求，充</w:t>
      </w:r>
      <w:proofErr w:type="gramStart"/>
      <w:r>
        <w:rPr>
          <w:rFonts w:asciiTheme="minorEastAsia" w:eastAsiaTheme="minorEastAsia" w:hAnsiTheme="minorEastAsia" w:hint="eastAsia"/>
        </w:rPr>
        <w:t>值支付</w:t>
      </w:r>
      <w:proofErr w:type="gramEnd"/>
      <w:r>
        <w:rPr>
          <w:rFonts w:asciiTheme="minorEastAsia" w:eastAsiaTheme="minorEastAsia" w:hAnsiTheme="minorEastAsia" w:hint="eastAsia"/>
        </w:rPr>
        <w:t>密码在银行存管系统页面中进行。</w:t>
      </w:r>
    </w:p>
    <w:p w:rsidR="004A5541" w:rsidRDefault="00DE4E0F">
      <w:pPr>
        <w:numPr>
          <w:ilvl w:val="0"/>
          <w:numId w:val="23"/>
        </w:numPr>
        <w:ind w:left="420"/>
        <w:rPr>
          <w:rFonts w:asciiTheme="minorEastAsia" w:eastAsiaTheme="minorEastAsia" w:hAnsiTheme="minorEastAsia"/>
        </w:rPr>
      </w:pPr>
      <w:r>
        <w:rPr>
          <w:rFonts w:asciiTheme="minorEastAsia" w:eastAsiaTheme="minorEastAsia" w:hAnsiTheme="minorEastAsia" w:hint="eastAsia"/>
        </w:rPr>
        <w:t>如果重置成功，页面会重定向到jumpUrl。</w:t>
      </w:r>
    </w:p>
    <w:p w:rsidR="004A5541" w:rsidRDefault="00DE4E0F">
      <w:pPr>
        <w:numPr>
          <w:ilvl w:val="0"/>
          <w:numId w:val="23"/>
        </w:numPr>
        <w:ind w:left="420"/>
        <w:rPr>
          <w:rFonts w:asciiTheme="minorEastAsia" w:eastAsiaTheme="minorEastAsia" w:hAnsiTheme="minorEastAsia"/>
        </w:rPr>
      </w:pPr>
      <w:r>
        <w:rPr>
          <w:rFonts w:asciiTheme="minorEastAsia" w:eastAsiaTheme="minorEastAsia" w:hAnsiTheme="minorEastAsia" w:hint="eastAsia"/>
        </w:rPr>
        <w:t>如果重置成功，会发送后台通知；失败则不通知。</w:t>
      </w:r>
    </w:p>
    <w:p w:rsidR="004A5541" w:rsidRDefault="00DE4E0F">
      <w:pPr>
        <w:numPr>
          <w:ilvl w:val="0"/>
          <w:numId w:val="23"/>
        </w:numPr>
        <w:ind w:left="420"/>
        <w:rPr>
          <w:rFonts w:asciiTheme="minorEastAsia" w:eastAsiaTheme="minorEastAsia" w:hAnsiTheme="minorEastAsia"/>
        </w:rPr>
      </w:pPr>
      <w:r>
        <w:rPr>
          <w:rFonts w:asciiTheme="minorEastAsia" w:eastAsiaTheme="minorEastAsia" w:hAnsiTheme="minorEastAsia" w:hint="eastAsia"/>
        </w:rPr>
        <w:t>测试环境地址：</w:t>
      </w:r>
      <w:r>
        <w:rPr>
          <w:rFonts w:asciiTheme="minorEastAsia" w:eastAsiaTheme="minorEastAsia" w:hAnsiTheme="minorEastAsia"/>
        </w:rPr>
        <w:t>http://122.227.225.142:23661/pwd/resetPayPwd.html</w:t>
      </w:r>
    </w:p>
    <w:p w:rsidR="004A5541" w:rsidRDefault="00DE4E0F">
      <w:pPr>
        <w:numPr>
          <w:ilvl w:val="0"/>
          <w:numId w:val="23"/>
        </w:numPr>
        <w:ind w:left="420"/>
        <w:rPr>
          <w:rFonts w:asciiTheme="minorEastAsia" w:eastAsiaTheme="minorEastAsia" w:hAnsiTheme="minorEastAsia"/>
        </w:rPr>
      </w:pPr>
      <w:r>
        <w:rPr>
          <w:rFonts w:asciiTheme="minorEastAsia" w:eastAsiaTheme="minorEastAsia" w:hAnsiTheme="minorEastAsia" w:hint="eastAsia"/>
        </w:rPr>
        <w:t>生产环境地址：</w:t>
      </w:r>
      <w:r>
        <w:rPr>
          <w:rFonts w:asciiTheme="minorEastAsia" w:eastAsiaTheme="minorEastAsia" w:hAnsiTheme="minorEastAsia"/>
        </w:rPr>
        <w:t>https://yun.allinpay.com/yungateway/pwd/resetPayPwd.html</w:t>
      </w:r>
    </w:p>
    <w:p w:rsidR="004A5541" w:rsidRDefault="004A5541">
      <w:pPr>
        <w:ind w:left="840"/>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71"/>
        <w:gridCol w:w="735"/>
        <w:gridCol w:w="1320"/>
        <w:gridCol w:w="3152"/>
        <w:gridCol w:w="1134"/>
        <w:gridCol w:w="142"/>
        <w:gridCol w:w="2268"/>
        <w:gridCol w:w="1134"/>
      </w:tblGrid>
      <w:tr w:rsidR="004A5541">
        <w:trPr>
          <w:jc w:val="center"/>
        </w:trPr>
        <w:tc>
          <w:tcPr>
            <w:tcW w:w="2626"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3152"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262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262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3152"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262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3152"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262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885" w:type="dxa"/>
            <w:gridSpan w:val="7"/>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205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MemberPwdService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205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resetPayPwd</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50"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13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13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color w:val="FF0000"/>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13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phone</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color w:val="FF0000"/>
                <w:sz w:val="18"/>
                <w:szCs w:val="18"/>
              </w:rPr>
              <w:t>用户绑定的手机号码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13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identityType</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证件类型</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268" w:type="dxa"/>
          </w:tcPr>
          <w:p w:rsidR="004A5541" w:rsidRDefault="00F26409">
            <w:pPr>
              <w:rPr>
                <w:rFonts w:asciiTheme="minorEastAsia" w:eastAsiaTheme="minorEastAsia" w:hAnsiTheme="minorEastAsia"/>
                <w:sz w:val="18"/>
                <w:szCs w:val="18"/>
              </w:rPr>
            </w:pPr>
            <w:hyperlink w:anchor="_证件类型" w:history="1">
              <w:r w:rsidR="00DE4E0F">
                <w:rPr>
                  <w:rStyle w:val="ac"/>
                  <w:rFonts w:asciiTheme="minorEastAsia" w:eastAsiaTheme="minorEastAsia" w:hAnsiTheme="minorEastAsia" w:hint="default"/>
                  <w:sz w:val="18"/>
                  <w:szCs w:val="18"/>
                </w:rPr>
                <w:t>详细</w:t>
              </w:r>
            </w:hyperlink>
            <w:r w:rsidR="00DE4E0F">
              <w:rPr>
                <w:rFonts w:asciiTheme="minorEastAsia" w:eastAsiaTheme="minorEastAsia" w:hAnsiTheme="minorEastAsia" w:hint="eastAsia"/>
                <w:sz w:val="18"/>
                <w:szCs w:val="18"/>
              </w:rPr>
              <w:t>目前只支持身份证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13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identityNo</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证件号码</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RSA加密。</w:t>
            </w:r>
            <w:hyperlink w:anchor="_字段加密" w:history="1">
              <w:r>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13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重置密码之后跳转返回的页面地址</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571"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13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31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27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68"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响应报文参数</w:t>
      </w:r>
    </w:p>
    <w:p w:rsidR="004A5541" w:rsidRDefault="00DE4E0F">
      <w:pPr>
        <w:rPr>
          <w:rFonts w:asciiTheme="minorEastAsia" w:eastAsiaTheme="minorEastAsia" w:hAnsiTheme="minorEastAsia"/>
        </w:rPr>
      </w:pPr>
      <w:r>
        <w:rPr>
          <w:rFonts w:asciiTheme="minorEastAsia" w:eastAsiaTheme="minorEastAsia" w:hAnsiTheme="minorEastAsia" w:hint="eastAsia"/>
          <w:sz w:val="18"/>
          <w:szCs w:val="18"/>
        </w:rPr>
        <w:t>jumpUrl页面返回：</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rPr>
          <w:jc w:val="center"/>
        </w:trPr>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color w:val="7F7F7F" w:themeColor="text1" w:themeTint="80"/>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esult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重置支付密码结果</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成功：OK；失败：error</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329"/>
        <w:gridCol w:w="1364"/>
        <w:gridCol w:w="2268"/>
        <w:gridCol w:w="1134"/>
        <w:gridCol w:w="2410"/>
        <w:gridCol w:w="1134"/>
      </w:tblGrid>
      <w:tr w:rsidR="004A5541">
        <w:trPr>
          <w:jc w:val="center"/>
        </w:trPr>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639"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MemberPwdService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resetPayPwd</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310"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重置是否成功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WEB示例</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5274310" cy="28759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stretch>
                      <a:fillRect/>
                    </a:stretch>
                  </pic:blipFill>
                  <pic:spPr>
                    <a:xfrm>
                      <a:off x="0" y="0"/>
                      <a:ext cx="5274310" cy="2875915"/>
                    </a:xfrm>
                    <a:prstGeom prst="rect">
                      <a:avLst/>
                    </a:prstGeom>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rPr>
        <w:t>移动端：</w:t>
      </w:r>
    </w:p>
    <w:p w:rsidR="004A5541" w:rsidRDefault="00DE4E0F">
      <w:pPr>
        <w:pStyle w:val="21"/>
        <w:ind w:left="360" w:firstLineChars="0" w:firstLine="0"/>
        <w:rPr>
          <w:rFonts w:asciiTheme="minorEastAsia" w:eastAsiaTheme="minorEastAsia" w:hAnsiTheme="minorEastAsia"/>
        </w:rPr>
      </w:pPr>
      <w:r>
        <w:rPr>
          <w:rFonts w:ascii="宋体" w:hAnsi="宋体" w:cs="宋体" w:hint="eastAsia"/>
          <w:noProof/>
        </w:rPr>
        <w:lastRenderedPageBreak/>
        <w:drawing>
          <wp:inline distT="0" distB="0" distL="0" distR="0">
            <wp:extent cx="2598420" cy="4619625"/>
            <wp:effectExtent l="0" t="0" r="11430" b="9525"/>
            <wp:docPr id="9" name="Picture 9" descr="C:\Users\liping\Documents\Tencent Files\353288582\FileRecv\MobileFile\Screenshot_2017-06-02-12-35-17-461_com.miui.g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liping\Documents\Tencent Files\353288582\FileRecv\MobileFile\Screenshot_2017-06-02-12-35-17-461_com.miui.gall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614547" cy="4648081"/>
                    </a:xfrm>
                    <a:prstGeom prst="rect">
                      <a:avLst/>
                    </a:prstGeom>
                    <a:noFill/>
                    <a:ln>
                      <a:noFill/>
                    </a:ln>
                  </pic:spPr>
                </pic:pic>
              </a:graphicData>
            </a:graphic>
          </wp:inline>
        </w:drawing>
      </w:r>
    </w:p>
    <w:p w:rsidR="004A5541" w:rsidRDefault="00DE4E0F">
      <w:pPr>
        <w:pStyle w:val="2"/>
        <w:numPr>
          <w:ilvl w:val="1"/>
          <w:numId w:val="1"/>
        </w:numPr>
        <w:rPr>
          <w:rFonts w:asciiTheme="minorEastAsia" w:eastAsiaTheme="minorEastAsia" w:hAnsiTheme="minorEastAsia"/>
        </w:rPr>
      </w:pPr>
      <w:r>
        <w:rPr>
          <w:rFonts w:asciiTheme="minorEastAsia" w:eastAsiaTheme="minorEastAsia" w:hAnsiTheme="minorEastAsia"/>
        </w:rPr>
        <w:br w:type="page"/>
      </w:r>
      <w:bookmarkStart w:id="116" w:name="_Toc24379"/>
      <w:bookmarkStart w:id="117" w:name="_Toc5732"/>
      <w:r>
        <w:rPr>
          <w:rFonts w:asciiTheme="minorEastAsia" w:eastAsiaTheme="minorEastAsia" w:hAnsiTheme="minorEastAsia" w:hint="eastAsia"/>
        </w:rPr>
        <w:lastRenderedPageBreak/>
        <w:t>订单接口</w:t>
      </w:r>
      <w:bookmarkEnd w:id="116"/>
      <w:bookmarkEnd w:id="117"/>
    </w:p>
    <w:p w:rsidR="004A5541" w:rsidRDefault="00DE4E0F">
      <w:pPr>
        <w:pStyle w:val="3"/>
        <w:numPr>
          <w:ilvl w:val="2"/>
          <w:numId w:val="1"/>
        </w:numPr>
        <w:rPr>
          <w:rFonts w:asciiTheme="minorEastAsia" w:eastAsiaTheme="minorEastAsia" w:hAnsiTheme="minorEastAsia"/>
          <w:sz w:val="28"/>
          <w:szCs w:val="28"/>
        </w:rPr>
      </w:pPr>
      <w:bookmarkStart w:id="118" w:name="_Toc13980"/>
      <w:bookmarkStart w:id="119" w:name="_Toc19078"/>
      <w:r>
        <w:rPr>
          <w:rFonts w:asciiTheme="minorEastAsia" w:eastAsiaTheme="minorEastAsia" w:hAnsiTheme="minorEastAsia" w:hint="eastAsia"/>
        </w:rPr>
        <w:t>订单类接口调用说明</w:t>
      </w:r>
      <w:bookmarkEnd w:id="118"/>
      <w:bookmarkEnd w:id="119"/>
    </w:p>
    <w:p w:rsidR="004A5541" w:rsidRDefault="00DE4E0F">
      <w:pPr>
        <w:numPr>
          <w:ilvl w:val="0"/>
          <w:numId w:val="24"/>
        </w:numPr>
        <w:rPr>
          <w:rFonts w:asciiTheme="minorEastAsia" w:eastAsiaTheme="minorEastAsia" w:hAnsiTheme="minorEastAsia"/>
          <w:b/>
          <w:bCs/>
        </w:rPr>
      </w:pPr>
      <w:r>
        <w:rPr>
          <w:rFonts w:asciiTheme="minorEastAsia" w:eastAsiaTheme="minorEastAsia" w:hAnsiTheme="minorEastAsia" w:hint="eastAsia"/>
          <w:b/>
          <w:bCs/>
        </w:rPr>
        <w:t>完成订单需要调用的接口：</w:t>
      </w:r>
    </w:p>
    <w:p w:rsidR="004A5541" w:rsidRDefault="004A5541">
      <w:pPr>
        <w:rPr>
          <w:rFonts w:asciiTheme="minorEastAsia" w:eastAsiaTheme="minorEastAsia" w:hAnsiTheme="minorEastAsia"/>
          <w:b/>
          <w:bCs/>
        </w:rPr>
      </w:pPr>
    </w:p>
    <w:p w:rsidR="004A5541" w:rsidRDefault="00DE4E0F">
      <w:pPr>
        <w:numPr>
          <w:ilvl w:val="0"/>
          <w:numId w:val="25"/>
        </w:numPr>
        <w:rPr>
          <w:rFonts w:asciiTheme="minorEastAsia" w:eastAsiaTheme="minorEastAsia" w:hAnsiTheme="minorEastAsia"/>
        </w:rPr>
      </w:pPr>
      <w:r>
        <w:rPr>
          <w:rFonts w:asciiTheme="minorEastAsia" w:eastAsiaTheme="minorEastAsia" w:hAnsiTheme="minorEastAsia" w:hint="eastAsia"/>
        </w:rPr>
        <w:tab/>
        <w:t>充值、提现、托管代收订单：</w:t>
      </w:r>
    </w:p>
    <w:p w:rsidR="004A5541" w:rsidRDefault="00DE4E0F">
      <w:pPr>
        <w:numPr>
          <w:ilvl w:val="0"/>
          <w:numId w:val="26"/>
        </w:numPr>
        <w:ind w:left="1684"/>
        <w:rPr>
          <w:rFonts w:asciiTheme="minorEastAsia" w:eastAsiaTheme="minorEastAsia" w:hAnsiTheme="minorEastAsia"/>
        </w:rPr>
      </w:pPr>
      <w:r>
        <w:rPr>
          <w:rFonts w:asciiTheme="minorEastAsia" w:eastAsiaTheme="minorEastAsia" w:hAnsiTheme="minorEastAsia" w:hint="eastAsia"/>
        </w:rPr>
        <w:t>调用相应</w:t>
      </w:r>
      <w:bookmarkStart w:id="120" w:name="OLE_LINK17"/>
      <w:r>
        <w:rPr>
          <w:rFonts w:asciiTheme="minorEastAsia" w:eastAsiaTheme="minorEastAsia" w:hAnsiTheme="minorEastAsia" w:hint="eastAsia"/>
        </w:rPr>
        <w:t>订单申请接口</w:t>
      </w:r>
      <w:bookmarkEnd w:id="120"/>
      <w:r>
        <w:rPr>
          <w:rFonts w:asciiTheme="minorEastAsia" w:eastAsiaTheme="minorEastAsia" w:hAnsiTheme="minorEastAsia" w:hint="eastAsia"/>
        </w:rPr>
        <w:t>。</w:t>
      </w:r>
    </w:p>
    <w:p w:rsidR="004A5541" w:rsidRDefault="00DE4E0F">
      <w:pPr>
        <w:numPr>
          <w:ilvl w:val="0"/>
          <w:numId w:val="26"/>
        </w:numPr>
        <w:ind w:left="1684"/>
        <w:rPr>
          <w:rFonts w:asciiTheme="minorEastAsia" w:eastAsiaTheme="minorEastAsia" w:hAnsiTheme="minorEastAsia"/>
        </w:rPr>
      </w:pPr>
      <w:r>
        <w:rPr>
          <w:rFonts w:asciiTheme="minorEastAsia" w:eastAsiaTheme="minorEastAsia" w:hAnsiTheme="minorEastAsia" w:hint="eastAsia"/>
        </w:rPr>
        <w:t>调用确认支付接口。</w:t>
      </w:r>
    </w:p>
    <w:p w:rsidR="004A5541" w:rsidRDefault="00DE4E0F">
      <w:pPr>
        <w:numPr>
          <w:ilvl w:val="0"/>
          <w:numId w:val="25"/>
        </w:numPr>
        <w:rPr>
          <w:rFonts w:asciiTheme="minorEastAsia" w:eastAsiaTheme="minorEastAsia" w:hAnsiTheme="minorEastAsia"/>
        </w:rPr>
      </w:pPr>
      <w:r>
        <w:rPr>
          <w:rFonts w:asciiTheme="minorEastAsia" w:eastAsiaTheme="minorEastAsia" w:hAnsiTheme="minorEastAsia" w:hint="eastAsia"/>
        </w:rPr>
        <w:tab/>
        <w:t>单笔/批量托管代付订单：</w:t>
      </w:r>
    </w:p>
    <w:p w:rsidR="004A5541" w:rsidRDefault="00DE4E0F">
      <w:pPr>
        <w:numPr>
          <w:ilvl w:val="0"/>
          <w:numId w:val="27"/>
        </w:numPr>
        <w:ind w:left="1684"/>
        <w:rPr>
          <w:rFonts w:asciiTheme="minorEastAsia" w:eastAsiaTheme="minorEastAsia" w:hAnsiTheme="minorEastAsia"/>
        </w:rPr>
      </w:pPr>
      <w:r>
        <w:rPr>
          <w:rFonts w:asciiTheme="minorEastAsia" w:eastAsiaTheme="minorEastAsia" w:hAnsiTheme="minorEastAsia" w:hint="eastAsia"/>
        </w:rPr>
        <w:t>调用单笔托管代付接口（</w:t>
      </w:r>
      <w:bookmarkStart w:id="121" w:name="OLE_LINK16"/>
      <w:r>
        <w:rPr>
          <w:rFonts w:asciiTheme="minorEastAsia" w:eastAsiaTheme="minorEastAsia" w:hAnsiTheme="minorEastAsia" w:hint="eastAsia"/>
        </w:rPr>
        <w:t>无需进行支付确认</w:t>
      </w:r>
      <w:bookmarkEnd w:id="121"/>
      <w:r>
        <w:rPr>
          <w:rFonts w:asciiTheme="minorEastAsia" w:eastAsiaTheme="minorEastAsia" w:hAnsiTheme="minorEastAsia" w:hint="eastAsia"/>
        </w:rPr>
        <w:t>）。</w:t>
      </w:r>
    </w:p>
    <w:p w:rsidR="004A5541" w:rsidRDefault="00DE4E0F">
      <w:pPr>
        <w:numPr>
          <w:ilvl w:val="0"/>
          <w:numId w:val="25"/>
        </w:numPr>
        <w:rPr>
          <w:rFonts w:asciiTheme="minorEastAsia" w:eastAsiaTheme="minorEastAsia" w:hAnsiTheme="minorEastAsia"/>
        </w:rPr>
      </w:pPr>
      <w:r>
        <w:rPr>
          <w:rFonts w:asciiTheme="minorEastAsia" w:eastAsiaTheme="minorEastAsia" w:hAnsiTheme="minorEastAsia" w:hint="eastAsia"/>
        </w:rPr>
        <w:tab/>
        <w:t>以充值为例（支付方式使用实名付），简要说明订单的流程：</w:t>
      </w:r>
    </w:p>
    <w:p w:rsidR="004A5541" w:rsidRDefault="00DE4E0F">
      <w:pPr>
        <w:numPr>
          <w:ilvl w:val="0"/>
          <w:numId w:val="28"/>
        </w:numPr>
        <w:ind w:left="1684"/>
        <w:rPr>
          <w:rFonts w:asciiTheme="minorEastAsia" w:eastAsiaTheme="minorEastAsia" w:hAnsiTheme="minorEastAsia"/>
        </w:rPr>
      </w:pPr>
      <w:r>
        <w:rPr>
          <w:rFonts w:asciiTheme="minorEastAsia" w:eastAsiaTheme="minorEastAsia" w:hAnsiTheme="minorEastAsia" w:hint="eastAsia"/>
        </w:rPr>
        <w:t>调用充</w:t>
      </w:r>
      <w:proofErr w:type="gramStart"/>
      <w:r>
        <w:rPr>
          <w:rFonts w:asciiTheme="minorEastAsia" w:eastAsiaTheme="minorEastAsia" w:hAnsiTheme="minorEastAsia" w:hint="eastAsia"/>
        </w:rPr>
        <w:t>值申请</w:t>
      </w:r>
      <w:proofErr w:type="gramEnd"/>
      <w:r>
        <w:rPr>
          <w:rFonts w:asciiTheme="minorEastAsia" w:eastAsiaTheme="minorEastAsia" w:hAnsiTheme="minorEastAsia" w:hint="eastAsia"/>
        </w:rPr>
        <w:t>接口，上送订单及支付信息。</w:t>
      </w:r>
    </w:p>
    <w:p w:rsidR="004A5541" w:rsidRDefault="00DE4E0F">
      <w:pPr>
        <w:numPr>
          <w:ilvl w:val="0"/>
          <w:numId w:val="28"/>
        </w:numPr>
        <w:ind w:left="1684"/>
        <w:rPr>
          <w:rFonts w:asciiTheme="minorEastAsia" w:eastAsiaTheme="minorEastAsia" w:hAnsiTheme="minorEastAsia"/>
        </w:rPr>
      </w:pPr>
      <w:r>
        <w:rPr>
          <w:rFonts w:asciiTheme="minorEastAsia" w:eastAsiaTheme="minorEastAsia" w:hAnsiTheme="minorEastAsia" w:hint="eastAsia"/>
        </w:rPr>
        <w:t>调用确认支付接口，进行交易验证。</w:t>
      </w:r>
    </w:p>
    <w:p w:rsidR="004A5541" w:rsidRDefault="00DE4E0F">
      <w:pPr>
        <w:numPr>
          <w:ilvl w:val="0"/>
          <w:numId w:val="28"/>
        </w:numPr>
        <w:ind w:left="1684"/>
        <w:rPr>
          <w:rFonts w:asciiTheme="minorEastAsia" w:eastAsiaTheme="minorEastAsia" w:hAnsiTheme="minorEastAsia"/>
        </w:rPr>
      </w:pPr>
      <w:r>
        <w:rPr>
          <w:rFonts w:asciiTheme="minorEastAsia" w:eastAsiaTheme="minorEastAsia" w:hAnsiTheme="minorEastAsia" w:hint="eastAsia"/>
        </w:rPr>
        <w:t>等待接收异步订单支付结果通知。</w:t>
      </w:r>
    </w:p>
    <w:p w:rsidR="004A5541" w:rsidRDefault="00DE4E0F">
      <w:pPr>
        <w:numPr>
          <w:ilvl w:val="0"/>
          <w:numId w:val="28"/>
        </w:numPr>
        <w:ind w:left="1684"/>
        <w:rPr>
          <w:rFonts w:asciiTheme="minorEastAsia" w:eastAsiaTheme="minorEastAsia" w:hAnsiTheme="minorEastAsia"/>
        </w:rPr>
      </w:pPr>
      <w:r>
        <w:rPr>
          <w:rFonts w:asciiTheme="minorEastAsia" w:eastAsiaTheme="minorEastAsia" w:hAnsiTheme="minorEastAsia" w:hint="eastAsia"/>
        </w:rPr>
        <w:t>接收到异步通知后，业务系统进行订单处理。</w:t>
      </w:r>
    </w:p>
    <w:p w:rsidR="004A5541" w:rsidRDefault="00DE4E0F">
      <w:pPr>
        <w:numPr>
          <w:ilvl w:val="0"/>
          <w:numId w:val="28"/>
        </w:numPr>
        <w:ind w:left="1684"/>
        <w:rPr>
          <w:rFonts w:asciiTheme="minorEastAsia" w:eastAsiaTheme="minorEastAsia" w:hAnsiTheme="minorEastAsia"/>
        </w:rPr>
      </w:pPr>
      <w:r>
        <w:rPr>
          <w:rFonts w:asciiTheme="minorEastAsia" w:eastAsiaTheme="minorEastAsia" w:hAnsiTheme="minorEastAsia" w:hint="eastAsia"/>
        </w:rPr>
        <w:t>订单完成。</w:t>
      </w:r>
    </w:p>
    <w:p w:rsidR="004A5541" w:rsidRDefault="004A5541">
      <w:pPr>
        <w:rPr>
          <w:rFonts w:asciiTheme="minorEastAsia" w:eastAsiaTheme="minorEastAsia" w:hAnsiTheme="minorEastAsia"/>
        </w:rPr>
      </w:pPr>
    </w:p>
    <w:p w:rsidR="004A5541" w:rsidRDefault="00DE4E0F">
      <w:pPr>
        <w:numPr>
          <w:ilvl w:val="0"/>
          <w:numId w:val="29"/>
        </w:numPr>
        <w:rPr>
          <w:rFonts w:asciiTheme="minorEastAsia" w:eastAsiaTheme="minorEastAsia" w:hAnsiTheme="minorEastAsia"/>
          <w:szCs w:val="21"/>
        </w:rPr>
      </w:pPr>
      <w:bookmarkStart w:id="122" w:name="OLE_LINK34"/>
      <w:r>
        <w:rPr>
          <w:rFonts w:asciiTheme="minorEastAsia" w:eastAsiaTheme="minorEastAsia" w:hAnsiTheme="minorEastAsia" w:hint="eastAsia"/>
          <w:b/>
          <w:bCs/>
        </w:rPr>
        <w:t>关键参数说明：</w:t>
      </w:r>
    </w:p>
    <w:p w:rsidR="004A5541" w:rsidRDefault="004A5541">
      <w:pPr>
        <w:rPr>
          <w:rFonts w:asciiTheme="minorEastAsia" w:eastAsiaTheme="minorEastAsia" w:hAnsiTheme="minorEastAsia"/>
          <w:szCs w:val="21"/>
        </w:rPr>
      </w:pPr>
    </w:p>
    <w:p w:rsidR="004A5541" w:rsidRDefault="00DE4E0F">
      <w:pPr>
        <w:numPr>
          <w:ilvl w:val="0"/>
          <w:numId w:val="30"/>
        </w:numPr>
      </w:pPr>
      <w:r>
        <w:rPr>
          <w:rFonts w:hint="eastAsia"/>
        </w:rPr>
        <w:t>交易验证方式与支付方式的关系：</w:t>
      </w:r>
    </w:p>
    <w:p w:rsidR="004A5541" w:rsidRDefault="00DE4E0F">
      <w:pPr>
        <w:numPr>
          <w:ilvl w:val="0"/>
          <w:numId w:val="31"/>
        </w:numPr>
        <w:ind w:left="845"/>
      </w:pPr>
      <w:r>
        <w:rPr>
          <w:rFonts w:hint="eastAsia"/>
        </w:rPr>
        <w:t>网关支付：交易验证方式（</w:t>
      </w:r>
      <w:r>
        <w:rPr>
          <w:rFonts w:hint="eastAsia"/>
        </w:rPr>
        <w:t>validateType</w:t>
      </w:r>
      <w:r>
        <w:rPr>
          <w:rFonts w:hint="eastAsia"/>
        </w:rPr>
        <w:t>）必须为空，充</w:t>
      </w:r>
      <w:proofErr w:type="gramStart"/>
      <w:r>
        <w:rPr>
          <w:rFonts w:hint="eastAsia"/>
        </w:rPr>
        <w:t>值过程</w:t>
      </w:r>
      <w:proofErr w:type="gramEnd"/>
      <w:r>
        <w:rPr>
          <w:rFonts w:hint="eastAsia"/>
        </w:rPr>
        <w:t>中无银行</w:t>
      </w:r>
      <w:r>
        <w:rPr>
          <w:rFonts w:hint="eastAsia"/>
        </w:rPr>
        <w:t>H5</w:t>
      </w:r>
      <w:r>
        <w:rPr>
          <w:rFonts w:hint="eastAsia"/>
        </w:rPr>
        <w:t>页面交互、无短信验证码校验；</w:t>
      </w:r>
    </w:p>
    <w:p w:rsidR="004A5541" w:rsidRDefault="00DE4E0F">
      <w:pPr>
        <w:numPr>
          <w:ilvl w:val="0"/>
          <w:numId w:val="31"/>
        </w:numPr>
        <w:ind w:left="845"/>
      </w:pPr>
      <w:r>
        <w:rPr>
          <w:rFonts w:hint="eastAsia"/>
        </w:rPr>
        <w:t>实名付：交易验证方式（</w:t>
      </w:r>
      <w:r>
        <w:rPr>
          <w:rFonts w:hint="eastAsia"/>
        </w:rPr>
        <w:t>validateType</w:t>
      </w:r>
      <w:r>
        <w:rPr>
          <w:rFonts w:hint="eastAsia"/>
        </w:rPr>
        <w:t>）必须选择以下任意一种交易验证方式：</w:t>
      </w:r>
    </w:p>
    <w:p w:rsidR="004A5541" w:rsidRDefault="00DE4E0F">
      <w:pPr>
        <w:numPr>
          <w:ilvl w:val="1"/>
          <w:numId w:val="31"/>
        </w:numPr>
        <w:ind w:left="1265" w:hanging="425"/>
      </w:pPr>
      <w:r>
        <w:rPr>
          <w:rFonts w:hint="eastAsia"/>
        </w:rPr>
        <w:t>支付密码：有银行</w:t>
      </w:r>
      <w:r>
        <w:rPr>
          <w:rFonts w:hint="eastAsia"/>
        </w:rPr>
        <w:t>H5</w:t>
      </w:r>
      <w:r>
        <w:rPr>
          <w:rFonts w:hint="eastAsia"/>
        </w:rPr>
        <w:t>页面交互、需验证支付密码</w:t>
      </w:r>
    </w:p>
    <w:p w:rsidR="004A5541" w:rsidRDefault="00DE4E0F">
      <w:pPr>
        <w:numPr>
          <w:ilvl w:val="1"/>
          <w:numId w:val="31"/>
        </w:numPr>
        <w:ind w:left="1265" w:hanging="425"/>
      </w:pPr>
      <w:r>
        <w:rPr>
          <w:rFonts w:hint="eastAsia"/>
        </w:rPr>
        <w:t>短信验证码：无银行</w:t>
      </w:r>
      <w:r>
        <w:rPr>
          <w:rFonts w:hint="eastAsia"/>
        </w:rPr>
        <w:t>H5</w:t>
      </w:r>
      <w:r>
        <w:rPr>
          <w:rFonts w:hint="eastAsia"/>
        </w:rPr>
        <w:t>交互、有短信验证码校验</w:t>
      </w:r>
    </w:p>
    <w:p w:rsidR="004A5541" w:rsidRDefault="00DE4E0F">
      <w:pPr>
        <w:numPr>
          <w:ilvl w:val="0"/>
          <w:numId w:val="31"/>
        </w:numPr>
        <w:ind w:left="845"/>
      </w:pPr>
      <w:r>
        <w:rPr>
          <w:rFonts w:hint="eastAsia"/>
        </w:rPr>
        <w:t>订单</w:t>
      </w:r>
      <w:r>
        <w:rPr>
          <w:rFonts w:hint="eastAsia"/>
        </w:rPr>
        <w:t>POS</w:t>
      </w:r>
      <w:r>
        <w:rPr>
          <w:rFonts w:hint="eastAsia"/>
        </w:rPr>
        <w:t>：交易验证方式（</w:t>
      </w:r>
      <w:r>
        <w:rPr>
          <w:rFonts w:hint="eastAsia"/>
        </w:rPr>
        <w:t>validateType</w:t>
      </w:r>
      <w:r>
        <w:rPr>
          <w:rFonts w:hint="eastAsia"/>
        </w:rPr>
        <w:t>）必须为空，无银行</w:t>
      </w:r>
      <w:r>
        <w:rPr>
          <w:rFonts w:hint="eastAsia"/>
        </w:rPr>
        <w:t>H5</w:t>
      </w:r>
      <w:r>
        <w:rPr>
          <w:rFonts w:hint="eastAsia"/>
        </w:rPr>
        <w:t>交互。</w:t>
      </w:r>
    </w:p>
    <w:p w:rsidR="004A5541" w:rsidRDefault="004A5541">
      <w:pPr>
        <w:ind w:left="420"/>
      </w:pPr>
    </w:p>
    <w:p w:rsidR="004A5541" w:rsidRDefault="00DE4E0F">
      <w:pPr>
        <w:numPr>
          <w:ilvl w:val="0"/>
          <w:numId w:val="30"/>
        </w:numPr>
      </w:pPr>
      <w:r>
        <w:rPr>
          <w:rFonts w:hint="eastAsia"/>
        </w:rPr>
        <w:t>支付确认与支付方式的关系：</w:t>
      </w:r>
    </w:p>
    <w:p w:rsidR="004A5541" w:rsidRDefault="00DE4E0F">
      <w:pPr>
        <w:numPr>
          <w:ilvl w:val="0"/>
          <w:numId w:val="32"/>
        </w:numPr>
        <w:ind w:left="845"/>
      </w:pPr>
      <w:r>
        <w:rPr>
          <w:rFonts w:hint="eastAsia"/>
        </w:rPr>
        <w:t>网关支付：必须调用确认支付【前台</w:t>
      </w:r>
      <w:r>
        <w:rPr>
          <w:rFonts w:hint="eastAsia"/>
        </w:rPr>
        <w:t>+</w:t>
      </w:r>
      <w:r>
        <w:rPr>
          <w:rFonts w:hint="eastAsia"/>
        </w:rPr>
        <w:t>短线验证码验证】接口；</w:t>
      </w:r>
    </w:p>
    <w:p w:rsidR="004A5541" w:rsidRDefault="00DE4E0F">
      <w:pPr>
        <w:numPr>
          <w:ilvl w:val="0"/>
          <w:numId w:val="32"/>
        </w:numPr>
        <w:ind w:left="845"/>
      </w:pPr>
      <w:r>
        <w:rPr>
          <w:rFonts w:hint="eastAsia"/>
        </w:rPr>
        <w:t>实名付：必须调用支付确认接口：</w:t>
      </w:r>
    </w:p>
    <w:p w:rsidR="004A5541" w:rsidRDefault="00DE4E0F">
      <w:pPr>
        <w:numPr>
          <w:ilvl w:val="1"/>
          <w:numId w:val="32"/>
        </w:numPr>
        <w:ind w:left="1265" w:hanging="425"/>
      </w:pPr>
      <w:r>
        <w:rPr>
          <w:rFonts w:hint="eastAsia"/>
        </w:rPr>
        <w:t>如果交易验证方式为支付密码，则调用确认支付【后台</w:t>
      </w:r>
      <w:r>
        <w:rPr>
          <w:rFonts w:hint="eastAsia"/>
        </w:rPr>
        <w:t>+</w:t>
      </w:r>
      <w:r>
        <w:rPr>
          <w:rFonts w:hint="eastAsia"/>
        </w:rPr>
        <w:t>短信验证码验证】</w:t>
      </w:r>
    </w:p>
    <w:p w:rsidR="004A5541" w:rsidRDefault="00DE4E0F">
      <w:pPr>
        <w:numPr>
          <w:ilvl w:val="1"/>
          <w:numId w:val="32"/>
        </w:numPr>
        <w:ind w:left="1265" w:hanging="425"/>
      </w:pPr>
      <w:r>
        <w:rPr>
          <w:rFonts w:hint="eastAsia"/>
        </w:rPr>
        <w:t>如果交易验证方式为短信验证码，则调用确认支付【银行</w:t>
      </w:r>
      <w:r>
        <w:rPr>
          <w:rFonts w:hint="eastAsia"/>
        </w:rPr>
        <w:t>H5</w:t>
      </w:r>
      <w:r>
        <w:rPr>
          <w:rFonts w:hint="eastAsia"/>
        </w:rPr>
        <w:t>交互</w:t>
      </w:r>
      <w:r>
        <w:rPr>
          <w:rFonts w:hint="eastAsia"/>
        </w:rPr>
        <w:t>+</w:t>
      </w:r>
      <w:r>
        <w:rPr>
          <w:rFonts w:hint="eastAsia"/>
        </w:rPr>
        <w:t>支付密码验证】</w:t>
      </w:r>
    </w:p>
    <w:p w:rsidR="004A5541" w:rsidRDefault="00DE4E0F">
      <w:pPr>
        <w:numPr>
          <w:ilvl w:val="0"/>
          <w:numId w:val="32"/>
        </w:numPr>
        <w:ind w:left="845"/>
      </w:pPr>
      <w:r>
        <w:rPr>
          <w:rFonts w:hint="eastAsia"/>
        </w:rPr>
        <w:t>订单</w:t>
      </w:r>
      <w:r>
        <w:rPr>
          <w:rFonts w:hint="eastAsia"/>
        </w:rPr>
        <w:t>POS</w:t>
      </w:r>
      <w:r>
        <w:rPr>
          <w:rFonts w:hint="eastAsia"/>
        </w:rPr>
        <w:t>：</w:t>
      </w:r>
      <w:proofErr w:type="gramStart"/>
      <w:r>
        <w:rPr>
          <w:rFonts w:hint="eastAsia"/>
        </w:rPr>
        <w:t>无需掉用任何</w:t>
      </w:r>
      <w:proofErr w:type="gramEnd"/>
      <w:r>
        <w:rPr>
          <w:rFonts w:hint="eastAsia"/>
        </w:rPr>
        <w:t>支付确认接口。</w:t>
      </w:r>
    </w:p>
    <w:p w:rsidR="004A5541" w:rsidRDefault="004A5541">
      <w:pPr>
        <w:rPr>
          <w:rFonts w:asciiTheme="minorEastAsia" w:eastAsiaTheme="minorEastAsia" w:hAnsiTheme="minorEastAsia"/>
          <w:b/>
          <w:bCs/>
        </w:rPr>
      </w:pPr>
    </w:p>
    <w:bookmarkEnd w:id="122"/>
    <w:p w:rsidR="004A5541" w:rsidRDefault="00DE4E0F">
      <w:pPr>
        <w:rPr>
          <w:rFonts w:asciiTheme="minorEastAsia" w:eastAsiaTheme="minorEastAsia" w:hAnsiTheme="minorEastAsia"/>
          <w:b/>
          <w:bCs/>
        </w:rPr>
      </w:pPr>
      <w:r>
        <w:rPr>
          <w:rFonts w:asciiTheme="minorEastAsia" w:eastAsiaTheme="minorEastAsia" w:hAnsiTheme="minorEastAsia" w:hint="eastAsia"/>
          <w:b/>
          <w:bCs/>
        </w:rPr>
        <w:t>注：</w:t>
      </w:r>
    </w:p>
    <w:p w:rsidR="004A5541" w:rsidRDefault="00DE4E0F">
      <w:pPr>
        <w:numPr>
          <w:ilvl w:val="0"/>
          <w:numId w:val="33"/>
        </w:numPr>
        <w:rPr>
          <w:rFonts w:asciiTheme="minorEastAsia" w:eastAsiaTheme="minorEastAsia" w:hAnsiTheme="minorEastAsia"/>
        </w:rPr>
      </w:pPr>
      <w:r>
        <w:rPr>
          <w:rFonts w:asciiTheme="minorEastAsia" w:eastAsiaTheme="minorEastAsia" w:hAnsiTheme="minorEastAsia" w:hint="eastAsia"/>
        </w:rPr>
        <w:t>用户需要先绑定手机才能进行订单操作。</w:t>
      </w:r>
    </w:p>
    <w:p w:rsidR="004A5541" w:rsidRDefault="00DE4E0F">
      <w:pPr>
        <w:numPr>
          <w:ilvl w:val="0"/>
          <w:numId w:val="33"/>
        </w:numPr>
        <w:rPr>
          <w:rFonts w:asciiTheme="minorEastAsia" w:eastAsiaTheme="minorEastAsia" w:hAnsiTheme="minorEastAsia"/>
        </w:rPr>
      </w:pPr>
      <w:r>
        <w:rPr>
          <w:rFonts w:asciiTheme="minorEastAsia" w:eastAsiaTheme="minorEastAsia" w:hAnsiTheme="minorEastAsia" w:hint="eastAsia"/>
        </w:rPr>
        <w:t>订单最长时效为24小时，默认为最长时效。订单过期将不能进行支付确认，订单过期后存管通自动更新订单状态为“关闭”。</w:t>
      </w:r>
    </w:p>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23" w:name="_充值申请"/>
      <w:bookmarkStart w:id="124" w:name="_Toc11628"/>
      <w:bookmarkStart w:id="125" w:name="_Toc32251"/>
      <w:bookmarkEnd w:id="123"/>
      <w:r>
        <w:rPr>
          <w:rFonts w:asciiTheme="minorEastAsia" w:eastAsiaTheme="minorEastAsia" w:hAnsiTheme="minorEastAsia" w:hint="eastAsia"/>
        </w:rPr>
        <w:lastRenderedPageBreak/>
        <w:t>充值申请</w:t>
      </w:r>
      <w:bookmarkEnd w:id="124"/>
      <w:bookmarkEnd w:id="125"/>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765"/>
        <w:gridCol w:w="2177"/>
        <w:gridCol w:w="2268"/>
        <w:gridCol w:w="1134"/>
        <w:gridCol w:w="2596"/>
        <w:gridCol w:w="948"/>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59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94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4A5541">
            <w:pPr>
              <w:rPr>
                <w:rFonts w:asciiTheme="minorEastAsia" w:eastAsiaTheme="minorEastAsia" w:hAnsiTheme="minorEastAsia"/>
                <w:sz w:val="18"/>
                <w:szCs w:val="18"/>
              </w:rPr>
            </w:pP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596" w:type="dxa"/>
          </w:tcPr>
          <w:p w:rsidR="004A5541" w:rsidRDefault="004A5541">
            <w:pPr>
              <w:rPr>
                <w:rStyle w:val="apple-style-span"/>
                <w:rFonts w:asciiTheme="minorEastAsia" w:eastAsiaTheme="minorEastAsia" w:hAnsiTheme="minorEastAsia"/>
                <w:color w:val="000000"/>
                <w:sz w:val="18"/>
                <w:szCs w:val="18"/>
              </w:rPr>
            </w:pPr>
          </w:p>
        </w:tc>
        <w:tc>
          <w:tcPr>
            <w:tcW w:w="948"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948"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888"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568" w:type="dxa"/>
            <w:vMerge/>
          </w:tcPr>
          <w:p w:rsidR="004A5541" w:rsidRDefault="004A5541">
            <w:pPr>
              <w:rPr>
                <w:rFonts w:asciiTheme="minorEastAsia" w:eastAsiaTheme="minorEastAsia" w:hAnsiTheme="minorEastAsia"/>
                <w:sz w:val="18"/>
                <w:szCs w:val="18"/>
              </w:rPr>
            </w:pPr>
          </w:p>
        </w:tc>
        <w:tc>
          <w:tcPr>
            <w:tcW w:w="2942"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2942"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depositApply</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23"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568" w:type="dxa"/>
            <w:vMerge/>
          </w:tcPr>
          <w:p w:rsidR="004A5541" w:rsidRDefault="004A5541">
            <w:pPr>
              <w:rPr>
                <w:rFonts w:asciiTheme="minorEastAsia" w:eastAsiaTheme="minorEastAsia" w:hAnsiTheme="minorEastAsia"/>
                <w:sz w:val="18"/>
                <w:szCs w:val="18"/>
              </w:rPr>
            </w:pPr>
            <w:bookmarkStart w:id="126" w:name="OLE_LINK19" w:colFirst="2" w:colLast="3"/>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4A5541">
            <w:pPr>
              <w:rPr>
                <w:rFonts w:asciiTheme="minorEastAsia" w:eastAsiaTheme="minorEastAsia" w:hAnsiTheme="minorEastAsia"/>
                <w:sz w:val="18"/>
                <w:szCs w:val="18"/>
              </w:rPr>
            </w:pP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bookmarkEnd w:id="126"/>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4A5541">
            <w:pPr>
              <w:rPr>
                <w:rFonts w:asciiTheme="minorEastAsia" w:eastAsiaTheme="minorEastAsia" w:hAnsiTheme="minorEastAsia"/>
                <w:sz w:val="18"/>
                <w:szCs w:val="18"/>
              </w:rPr>
            </w:pP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订单金额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单位：分。包含手续费</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fee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手续费</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内扣，单位分。如不收费填0</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frontUrl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前台通知地址</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前台交易时必填</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4A5541">
            <w:pPr>
              <w:rPr>
                <w:rFonts w:asciiTheme="minorEastAsia" w:eastAsiaTheme="minorEastAsia" w:hAnsiTheme="minorEastAsia"/>
                <w:sz w:val="18"/>
                <w:szCs w:val="18"/>
              </w:rPr>
            </w:pP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ord</w:t>
            </w:r>
            <w:r>
              <w:rPr>
                <w:rFonts w:asciiTheme="minorEastAsia" w:eastAsiaTheme="minorEastAsia" w:hAnsiTheme="minorEastAsia" w:hint="eastAsia"/>
                <w:sz w:val="18"/>
                <w:szCs w:val="18"/>
              </w:rPr>
              <w:t>E</w:t>
            </w:r>
            <w:r>
              <w:rPr>
                <w:rFonts w:asciiTheme="minorEastAsia" w:eastAsiaTheme="minorEastAsia" w:hAnsiTheme="minorEastAsia"/>
                <w:sz w:val="18"/>
                <w:szCs w:val="18"/>
              </w:rPr>
              <w:t>r</w:t>
            </w:r>
            <w:r>
              <w:rPr>
                <w:rFonts w:asciiTheme="minorEastAsia" w:eastAsiaTheme="minorEastAsia" w:hAnsiTheme="minorEastAsia" w:hint="eastAsia"/>
                <w:sz w:val="18"/>
                <w:szCs w:val="18"/>
              </w:rPr>
              <w:t>e</w:t>
            </w:r>
            <w:r>
              <w:rPr>
                <w:rFonts w:asciiTheme="minorEastAsia" w:eastAsiaTheme="minorEastAsia" w:hAnsiTheme="minorEastAsia"/>
                <w:sz w:val="18"/>
                <w:szCs w:val="18"/>
              </w:rPr>
              <w:t>xpire</w:t>
            </w:r>
            <w:r>
              <w:rPr>
                <w:rFonts w:asciiTheme="minorEastAsia" w:eastAsiaTheme="minorEastAsia" w:hAnsiTheme="minorEastAsia" w:hint="eastAsia"/>
                <w:sz w:val="18"/>
                <w:szCs w:val="18"/>
              </w:rPr>
              <w:t>D</w:t>
            </w:r>
            <w:r>
              <w:rPr>
                <w:rFonts w:asciiTheme="minorEastAsia" w:eastAsiaTheme="minorEastAsia" w:hAnsiTheme="minorEastAsia"/>
                <w:sz w:val="18"/>
                <w:szCs w:val="18"/>
              </w:rPr>
              <w:t>ate</w:t>
            </w:r>
            <w:r>
              <w:rPr>
                <w:rFonts w:asciiTheme="minorEastAsia" w:eastAsiaTheme="minorEastAsia" w:hAnsiTheme="minorEastAsia" w:hint="eastAsia"/>
                <w:sz w:val="18"/>
                <w:szCs w:val="18"/>
              </w:rPr>
              <w:t>time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订单过期时间</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 HH:mm:ss</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bookmarkStart w:id="127" w:name="OLE_LINK18"/>
            <w:r>
              <w:rPr>
                <w:rFonts w:asciiTheme="minorEastAsia" w:eastAsiaTheme="minorEastAsia" w:hAnsiTheme="minorEastAsia" w:hint="eastAsia"/>
                <w:sz w:val="18"/>
                <w:szCs w:val="18"/>
              </w:rPr>
              <w:t>payMethod</w:t>
            </w:r>
            <w:bookmarkEnd w:id="127"/>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支付方式</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596" w:type="dxa"/>
          </w:tcPr>
          <w:p w:rsidR="004A5541" w:rsidRDefault="00F26409">
            <w:pPr>
              <w:rPr>
                <w:rFonts w:asciiTheme="minorEastAsia" w:eastAsiaTheme="minorEastAsia" w:hAnsiTheme="minorEastAsia"/>
                <w:sz w:val="18"/>
                <w:szCs w:val="18"/>
              </w:rPr>
            </w:pPr>
            <w:hyperlink w:anchor="_支付通道列表" w:history="1">
              <w:r w:rsidR="00DE4E0F">
                <w:rPr>
                  <w:rStyle w:val="aa"/>
                  <w:rFonts w:asciiTheme="minorEastAsia" w:eastAsiaTheme="minorEastAsia" w:hAnsiTheme="minorEastAsia" w:hint="default"/>
                  <w:sz w:val="18"/>
                  <w:szCs w:val="18"/>
                </w:rPr>
                <w:t>详</w:t>
              </w:r>
              <w:bookmarkStart w:id="128" w:name="_Hlt430200866"/>
              <w:r w:rsidR="00DE4E0F">
                <w:rPr>
                  <w:rStyle w:val="aa"/>
                  <w:rFonts w:asciiTheme="minorEastAsia" w:eastAsiaTheme="minorEastAsia" w:hAnsiTheme="minorEastAsia" w:hint="default"/>
                  <w:sz w:val="18"/>
                  <w:szCs w:val="18"/>
                </w:rPr>
                <w:t>细</w:t>
              </w:r>
              <w:bookmarkEnd w:id="128"/>
            </w:hyperlink>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validateType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交易验证方式</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596" w:type="dxa"/>
          </w:tcPr>
          <w:p w:rsidR="004A5541" w:rsidRDefault="00F26409">
            <w:pPr>
              <w:rPr>
                <w:rFonts w:asciiTheme="minorEastAsia" w:eastAsiaTheme="minorEastAsia" w:hAnsiTheme="minorEastAsia"/>
                <w:sz w:val="18"/>
                <w:szCs w:val="18"/>
              </w:rPr>
            </w:pPr>
            <w:hyperlink w:anchor="_确认方式" w:history="1">
              <w:r w:rsidR="00DE4E0F">
                <w:rPr>
                  <w:rStyle w:val="aa"/>
                  <w:rFonts w:asciiTheme="minorEastAsia" w:eastAsiaTheme="minorEastAsia" w:hAnsiTheme="minorEastAsia" w:hint="default"/>
                  <w:sz w:val="18"/>
                  <w:szCs w:val="18"/>
                </w:rPr>
                <w:t>详细</w:t>
              </w:r>
            </w:hyperlink>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w:t>
            </w:r>
            <w:r>
              <w:rPr>
                <w:rFonts w:asciiTheme="minorEastAsia" w:eastAsiaTheme="minorEastAsia" w:hAnsiTheme="minorEastAsia"/>
                <w:sz w:val="18"/>
                <w:szCs w:val="18"/>
              </w:rPr>
              <w:t>ndustry</w:t>
            </w:r>
            <w:r>
              <w:rPr>
                <w:rFonts w:asciiTheme="minorEastAsia" w:eastAsiaTheme="minorEastAsia" w:hAnsiTheme="minorEastAsia" w:hint="eastAsia"/>
                <w:sz w:val="18"/>
                <w:szCs w:val="18"/>
              </w:rPr>
              <w:t>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行业代码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F26409">
            <w:pPr>
              <w:rPr>
                <w:rFonts w:asciiTheme="minorEastAsia" w:eastAsiaTheme="minorEastAsia" w:hAnsiTheme="minorEastAsia"/>
                <w:sz w:val="18"/>
                <w:szCs w:val="18"/>
              </w:rPr>
            </w:pPr>
            <w:hyperlink w:anchor="_行业代码和行业名称" w:history="1">
              <w:r w:rsidR="00DE4E0F">
                <w:rPr>
                  <w:rStyle w:val="aa"/>
                  <w:rFonts w:asciiTheme="minorEastAsia" w:eastAsiaTheme="minorEastAsia" w:hAnsiTheme="minorEastAsia" w:hint="default"/>
                  <w:sz w:val="18"/>
                  <w:szCs w:val="18"/>
                </w:rPr>
                <w:t>详</w:t>
              </w:r>
              <w:bookmarkStart w:id="129" w:name="_Hlt430873213"/>
              <w:r w:rsidR="00DE4E0F">
                <w:rPr>
                  <w:rStyle w:val="aa"/>
                  <w:rFonts w:asciiTheme="minorEastAsia" w:eastAsiaTheme="minorEastAsia" w:hAnsiTheme="minorEastAsia" w:hint="default"/>
                  <w:sz w:val="18"/>
                  <w:szCs w:val="18"/>
                </w:rPr>
                <w:t>细</w:t>
              </w:r>
              <w:bookmarkEnd w:id="129"/>
            </w:hyperlink>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2"/>
        </w:trPr>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w:t>
            </w:r>
            <w:r>
              <w:rPr>
                <w:rFonts w:asciiTheme="minorEastAsia" w:eastAsiaTheme="minorEastAsia" w:hAnsiTheme="minorEastAsia"/>
                <w:sz w:val="18"/>
                <w:szCs w:val="18"/>
              </w:rPr>
              <w:t>ndustry</w:t>
            </w:r>
            <w:r>
              <w:rPr>
                <w:rFonts w:asciiTheme="minorEastAsia" w:eastAsiaTheme="minorEastAsia" w:hAnsiTheme="minorEastAsia" w:hint="eastAsia"/>
                <w:sz w:val="18"/>
                <w:szCs w:val="18"/>
              </w:rPr>
              <w:t>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行业名称</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F26409">
            <w:pPr>
              <w:rPr>
                <w:rFonts w:asciiTheme="minorEastAsia" w:eastAsiaTheme="minorEastAsia" w:hAnsiTheme="minorEastAsia"/>
                <w:sz w:val="18"/>
                <w:szCs w:val="18"/>
              </w:rPr>
            </w:pPr>
            <w:hyperlink w:anchor="_行业代码和行业名称" w:history="1">
              <w:r w:rsidR="00DE4E0F">
                <w:rPr>
                  <w:rStyle w:val="aa"/>
                  <w:rFonts w:asciiTheme="minorEastAsia" w:eastAsiaTheme="minorEastAsia" w:hAnsiTheme="minorEastAsia" w:hint="default"/>
                  <w:sz w:val="18"/>
                  <w:szCs w:val="18"/>
                </w:rPr>
                <w:t>详细</w:t>
              </w:r>
            </w:hyperlink>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source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访问终端类型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596" w:type="dxa"/>
          </w:tcPr>
          <w:p w:rsidR="004A5541" w:rsidRDefault="00F26409">
            <w:pPr>
              <w:rPr>
                <w:rFonts w:asciiTheme="minorEastAsia" w:eastAsiaTheme="minorEastAsia" w:hAnsiTheme="minorEastAsia"/>
                <w:sz w:val="18"/>
                <w:szCs w:val="18"/>
              </w:rPr>
            </w:pPr>
            <w:hyperlink w:anchor="_6.11._来源" w:history="1">
              <w:r w:rsidR="00DE4E0F">
                <w:rPr>
                  <w:rStyle w:val="aa"/>
                  <w:rFonts w:asciiTheme="minorEastAsia" w:eastAsiaTheme="minorEastAsia" w:hAnsiTheme="minorEastAsia" w:hint="default"/>
                  <w:sz w:val="18"/>
                  <w:szCs w:val="18"/>
                </w:rPr>
                <w:t>详细</w:t>
              </w:r>
            </w:hyperlink>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summary</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摘要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交易内容，最多20个字符</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765" w:type="dxa"/>
            <w:vMerge/>
          </w:tcPr>
          <w:p w:rsidR="004A5541" w:rsidRDefault="004A5541">
            <w:pPr>
              <w:rPr>
                <w:rFonts w:asciiTheme="minorEastAsia" w:eastAsiaTheme="minorEastAsia" w:hAnsiTheme="minorEastAsia"/>
                <w:sz w:val="18"/>
                <w:szCs w:val="18"/>
              </w:rPr>
            </w:pPr>
          </w:p>
        </w:tc>
        <w:tc>
          <w:tcPr>
            <w:tcW w:w="217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响应参数中将原样返回</w:t>
            </w:r>
          </w:p>
        </w:tc>
        <w:tc>
          <w:tcPr>
            <w:tcW w:w="94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原样返回</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30" w:name="_Toc28286"/>
      <w:bookmarkStart w:id="131" w:name="_Toc20751"/>
      <w:r>
        <w:rPr>
          <w:rFonts w:asciiTheme="minorEastAsia" w:eastAsiaTheme="minorEastAsia" w:hAnsiTheme="minorEastAsia" w:hint="eastAsia"/>
        </w:rPr>
        <w:t>提现申请</w:t>
      </w:r>
      <w:bookmarkEnd w:id="130"/>
      <w:bookmarkEnd w:id="131"/>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34"/>
        </w:numPr>
        <w:rPr>
          <w:rFonts w:asciiTheme="minorEastAsia" w:eastAsiaTheme="minorEastAsia" w:hAnsiTheme="minorEastAsia"/>
        </w:rPr>
      </w:pPr>
      <w:r>
        <w:rPr>
          <w:rFonts w:asciiTheme="minorEastAsia" w:eastAsiaTheme="minorEastAsia" w:hAnsiTheme="minorEastAsia" w:hint="eastAsia"/>
        </w:rPr>
        <w:t>创建提现订单需要先绑定手机，个人用户还需完成实名认证，企业用户企业信息审核状态必须为已审核。</w:t>
      </w:r>
    </w:p>
    <w:p w:rsidR="004A5541" w:rsidRDefault="00DE4E0F">
      <w:pPr>
        <w:numPr>
          <w:ilvl w:val="0"/>
          <w:numId w:val="34"/>
        </w:numPr>
        <w:rPr>
          <w:rFonts w:asciiTheme="minorEastAsia" w:eastAsiaTheme="minorEastAsia" w:hAnsiTheme="minorEastAsia"/>
        </w:rPr>
      </w:pPr>
      <w:r>
        <w:rPr>
          <w:rFonts w:asciiTheme="minorEastAsia" w:eastAsiaTheme="minorEastAsia" w:hAnsiTheme="minorEastAsia" w:hint="eastAsia"/>
        </w:rPr>
        <w:t>企业用户可以提现到银行对公账户，绑定了个人</w:t>
      </w:r>
      <w:proofErr w:type="gramStart"/>
      <w:r>
        <w:rPr>
          <w:rFonts w:asciiTheme="minorEastAsia" w:eastAsiaTheme="minorEastAsia" w:hAnsiTheme="minorEastAsia" w:hint="eastAsia"/>
        </w:rPr>
        <w:t>银行卡且通过</w:t>
      </w:r>
      <w:proofErr w:type="gramEnd"/>
      <w:r>
        <w:rPr>
          <w:rFonts w:asciiTheme="minorEastAsia" w:eastAsiaTheme="minorEastAsia" w:hAnsiTheme="minorEastAsia" w:hint="eastAsia"/>
        </w:rPr>
        <w:t>人工审核的，也可以提现到该银行卡。</w:t>
      </w:r>
    </w:p>
    <w:p w:rsidR="004A5541" w:rsidRDefault="00DE4E0F">
      <w:pPr>
        <w:numPr>
          <w:ilvl w:val="0"/>
          <w:numId w:val="34"/>
        </w:numPr>
        <w:rPr>
          <w:rFonts w:asciiTheme="minorEastAsia" w:eastAsiaTheme="minorEastAsia" w:hAnsiTheme="minorEastAsia"/>
        </w:rPr>
      </w:pPr>
      <w:r>
        <w:rPr>
          <w:rFonts w:asciiTheme="minorEastAsia" w:eastAsiaTheme="minorEastAsia" w:hAnsiTheme="minorEastAsia" w:hint="eastAsia"/>
        </w:rPr>
        <w:t>提现订单支付成功的条件为：status = OK且payStatus = success。</w:t>
      </w:r>
    </w:p>
    <w:p w:rsidR="004A5541" w:rsidRDefault="00DE4E0F">
      <w:pPr>
        <w:numPr>
          <w:ilvl w:val="0"/>
          <w:numId w:val="34"/>
        </w:numPr>
        <w:rPr>
          <w:rFonts w:asciiTheme="minorEastAsia" w:eastAsiaTheme="minorEastAsia" w:hAnsiTheme="minorEastAsia"/>
        </w:rPr>
      </w:pPr>
      <w:r>
        <w:rPr>
          <w:rFonts w:asciiTheme="minorEastAsia" w:eastAsiaTheme="minorEastAsia" w:hAnsiTheme="minorEastAsia" w:hint="eastAsia"/>
        </w:rPr>
        <w:t>对于P2P存管客户，提现目前仅支持T+1到帐。</w:t>
      </w:r>
    </w:p>
    <w:p w:rsidR="004A5541" w:rsidRDefault="00DE4E0F">
      <w:pPr>
        <w:numPr>
          <w:ilvl w:val="0"/>
          <w:numId w:val="34"/>
        </w:numPr>
        <w:rPr>
          <w:rFonts w:asciiTheme="minorEastAsia" w:eastAsiaTheme="minorEastAsia" w:hAnsiTheme="minorEastAsia"/>
        </w:rPr>
      </w:pPr>
      <w:r>
        <w:rPr>
          <w:rFonts w:asciiTheme="minorEastAsia" w:eastAsiaTheme="minorEastAsia" w:hAnsiTheme="minorEastAsia" w:hint="eastAsia"/>
        </w:rPr>
        <w:t>该接口发起提现，必须进行交易验证。</w:t>
      </w:r>
    </w:p>
    <w:p w:rsidR="004A5541" w:rsidRDefault="004A5541">
      <w:pPr>
        <w:jc w:val="left"/>
        <w:rPr>
          <w:rFonts w:asciiTheme="minorEastAsia" w:eastAsiaTheme="minorEastAsia" w:hAnsiTheme="minorEastAsia"/>
        </w:rPr>
      </w:pPr>
    </w:p>
    <w:p w:rsidR="004A5541" w:rsidRDefault="00DE4E0F">
      <w:pPr>
        <w:rPr>
          <w:rFonts w:asciiTheme="minorEastAsia" w:eastAsiaTheme="minorEastAsia" w:hAnsiTheme="minorEastAsia"/>
          <w:b/>
          <w:bCs/>
          <w:szCs w:val="21"/>
        </w:rPr>
      </w:pPr>
      <w:r>
        <w:rPr>
          <w:rFonts w:asciiTheme="minorEastAsia" w:eastAsiaTheme="minorEastAsia" w:hAnsiTheme="minorEastAsia" w:hint="eastAsia"/>
          <w:b/>
          <w:bCs/>
          <w:szCs w:val="21"/>
        </w:rPr>
        <w:t>企业用户使用设置的对公户提现流程：</w:t>
      </w:r>
    </w:p>
    <w:p w:rsidR="004A5541" w:rsidRDefault="00DE4E0F">
      <w:pPr>
        <w:numPr>
          <w:ilvl w:val="0"/>
          <w:numId w:val="35"/>
        </w:numPr>
        <w:rPr>
          <w:rFonts w:asciiTheme="minorEastAsia" w:eastAsiaTheme="minorEastAsia" w:hAnsiTheme="minorEastAsia"/>
          <w:szCs w:val="21"/>
        </w:rPr>
      </w:pPr>
      <w:r>
        <w:rPr>
          <w:rFonts w:asciiTheme="minorEastAsia" w:eastAsiaTheme="minorEastAsia" w:hAnsiTheme="minorEastAsia" w:hint="eastAsia"/>
          <w:szCs w:val="21"/>
        </w:rPr>
        <w:t>企业信息审核成功。</w:t>
      </w:r>
    </w:p>
    <w:p w:rsidR="004A5541" w:rsidRDefault="00DE4E0F">
      <w:pPr>
        <w:numPr>
          <w:ilvl w:val="0"/>
          <w:numId w:val="35"/>
        </w:numPr>
        <w:rPr>
          <w:rFonts w:asciiTheme="minorEastAsia" w:eastAsiaTheme="minorEastAsia" w:hAnsiTheme="minorEastAsia"/>
          <w:szCs w:val="21"/>
        </w:rPr>
      </w:pPr>
      <w:r>
        <w:rPr>
          <w:rFonts w:asciiTheme="minorEastAsia" w:eastAsiaTheme="minorEastAsia" w:hAnsiTheme="minorEastAsia" w:hint="eastAsia"/>
          <w:szCs w:val="21"/>
        </w:rPr>
        <w:t>通过提现申请接口发起提现交易。</w:t>
      </w:r>
    </w:p>
    <w:p w:rsidR="004A5541" w:rsidRDefault="00DE4E0F">
      <w:pPr>
        <w:numPr>
          <w:ilvl w:val="0"/>
          <w:numId w:val="35"/>
        </w:numPr>
        <w:rPr>
          <w:rFonts w:asciiTheme="minorEastAsia" w:eastAsiaTheme="minorEastAsia" w:hAnsiTheme="minorEastAsia"/>
          <w:szCs w:val="21"/>
        </w:rPr>
      </w:pPr>
      <w:r>
        <w:rPr>
          <w:rFonts w:asciiTheme="minorEastAsia" w:eastAsiaTheme="minorEastAsia" w:hAnsiTheme="minorEastAsia" w:hint="eastAsia"/>
          <w:szCs w:val="21"/>
        </w:rPr>
        <w:t>通过支付确认接口确认提现交易(企业用户请使用【后台+短信验证码验证】方式）。</w:t>
      </w:r>
    </w:p>
    <w:p w:rsidR="004A5541" w:rsidRDefault="004A5541">
      <w:pPr>
        <w:jc w:val="left"/>
        <w:rPr>
          <w:rFonts w:asciiTheme="minorEastAsia" w:eastAsiaTheme="minorEastAsia" w:hAnsiTheme="minorEastAsia"/>
        </w:rPr>
      </w:pPr>
    </w:p>
    <w:p w:rsidR="004A5541" w:rsidRDefault="00DE4E0F">
      <w:pPr>
        <w:rPr>
          <w:rFonts w:asciiTheme="minorEastAsia" w:eastAsiaTheme="minorEastAsia" w:hAnsiTheme="minorEastAsia"/>
          <w:b/>
          <w:bCs/>
          <w:szCs w:val="21"/>
        </w:rPr>
      </w:pPr>
      <w:r>
        <w:rPr>
          <w:rFonts w:asciiTheme="minorEastAsia" w:eastAsiaTheme="minorEastAsia" w:hAnsiTheme="minorEastAsia" w:hint="eastAsia"/>
          <w:b/>
          <w:bCs/>
          <w:szCs w:val="21"/>
        </w:rPr>
        <w:t>企业用户使用绑定的个人银行卡提现流程：</w:t>
      </w:r>
    </w:p>
    <w:p w:rsidR="004A5541" w:rsidRDefault="00DE4E0F">
      <w:pPr>
        <w:numPr>
          <w:ilvl w:val="0"/>
          <w:numId w:val="36"/>
        </w:numPr>
        <w:rPr>
          <w:rFonts w:asciiTheme="minorEastAsia" w:eastAsiaTheme="minorEastAsia" w:hAnsiTheme="minorEastAsia"/>
          <w:szCs w:val="21"/>
        </w:rPr>
      </w:pPr>
      <w:r>
        <w:rPr>
          <w:rFonts w:asciiTheme="minorEastAsia" w:eastAsiaTheme="minorEastAsia" w:hAnsiTheme="minorEastAsia" w:hint="eastAsia"/>
          <w:szCs w:val="21"/>
        </w:rPr>
        <w:t>企业信息审核成功。</w:t>
      </w:r>
    </w:p>
    <w:p w:rsidR="004A5541" w:rsidRDefault="00DE4E0F">
      <w:pPr>
        <w:numPr>
          <w:ilvl w:val="0"/>
          <w:numId w:val="36"/>
        </w:numPr>
        <w:rPr>
          <w:rFonts w:asciiTheme="minorEastAsia" w:eastAsiaTheme="minorEastAsia" w:hAnsiTheme="minorEastAsia"/>
          <w:szCs w:val="21"/>
        </w:rPr>
      </w:pPr>
      <w:r>
        <w:rPr>
          <w:rFonts w:asciiTheme="minorEastAsia" w:eastAsiaTheme="minorEastAsia" w:hAnsiTheme="minorEastAsia" w:hint="eastAsia"/>
          <w:szCs w:val="21"/>
        </w:rPr>
        <w:t>通过请求绑定银行卡接口（三要素/四</w:t>
      </w:r>
      <w:proofErr w:type="gramStart"/>
      <w:r>
        <w:rPr>
          <w:rFonts w:asciiTheme="minorEastAsia" w:eastAsiaTheme="minorEastAsia" w:hAnsiTheme="minorEastAsia" w:hint="eastAsia"/>
          <w:szCs w:val="21"/>
        </w:rPr>
        <w:t>要素绑卡</w:t>
      </w:r>
      <w:proofErr w:type="gramEnd"/>
      <w:r>
        <w:rPr>
          <w:rFonts w:asciiTheme="minorEastAsia" w:eastAsiaTheme="minorEastAsia" w:hAnsiTheme="minorEastAsia" w:hint="eastAsia"/>
          <w:szCs w:val="21"/>
        </w:rPr>
        <w:t>/实名</w:t>
      </w:r>
      <w:proofErr w:type="gramStart"/>
      <w:r>
        <w:rPr>
          <w:rFonts w:asciiTheme="minorEastAsia" w:eastAsiaTheme="minorEastAsia" w:hAnsiTheme="minorEastAsia" w:hint="eastAsia"/>
          <w:szCs w:val="21"/>
        </w:rPr>
        <w:t>付绑卡</w:t>
      </w:r>
      <w:proofErr w:type="gramEnd"/>
      <w:r>
        <w:rPr>
          <w:rFonts w:asciiTheme="minorEastAsia" w:eastAsiaTheme="minorEastAsia" w:hAnsiTheme="minorEastAsia" w:hint="eastAsia"/>
          <w:szCs w:val="21"/>
        </w:rPr>
        <w:t>）绑定个人银行卡。</w:t>
      </w:r>
    </w:p>
    <w:p w:rsidR="004A5541" w:rsidRDefault="00DE4E0F">
      <w:pPr>
        <w:numPr>
          <w:ilvl w:val="0"/>
          <w:numId w:val="36"/>
        </w:numPr>
        <w:rPr>
          <w:rFonts w:asciiTheme="minorEastAsia" w:eastAsiaTheme="minorEastAsia" w:hAnsiTheme="minorEastAsia"/>
          <w:szCs w:val="21"/>
        </w:rPr>
      </w:pPr>
      <w:r>
        <w:rPr>
          <w:rFonts w:asciiTheme="minorEastAsia" w:eastAsiaTheme="minorEastAsia" w:hAnsiTheme="minorEastAsia" w:hint="eastAsia"/>
          <w:szCs w:val="21"/>
        </w:rPr>
        <w:t>通过确认绑定银行卡接口完成银行预留手机短信校验，</w:t>
      </w:r>
      <w:proofErr w:type="gramStart"/>
      <w:r>
        <w:rPr>
          <w:rFonts w:asciiTheme="minorEastAsia" w:eastAsiaTheme="minorEastAsia" w:hAnsiTheme="minorEastAsia" w:hint="eastAsia"/>
          <w:szCs w:val="21"/>
        </w:rPr>
        <w:t>绑卡成功</w:t>
      </w:r>
      <w:proofErr w:type="gramEnd"/>
      <w:r>
        <w:rPr>
          <w:rFonts w:asciiTheme="minorEastAsia" w:eastAsiaTheme="minorEastAsia" w:hAnsiTheme="minorEastAsia" w:hint="eastAsia"/>
          <w:szCs w:val="21"/>
        </w:rPr>
        <w:t>。（三</w:t>
      </w:r>
      <w:proofErr w:type="gramStart"/>
      <w:r>
        <w:rPr>
          <w:rFonts w:asciiTheme="minorEastAsia" w:eastAsiaTheme="minorEastAsia" w:hAnsiTheme="minorEastAsia" w:hint="eastAsia"/>
          <w:szCs w:val="21"/>
        </w:rPr>
        <w:t>要素绑卡无需</w:t>
      </w:r>
      <w:proofErr w:type="gramEnd"/>
      <w:r>
        <w:rPr>
          <w:rFonts w:asciiTheme="minorEastAsia" w:eastAsiaTheme="minorEastAsia" w:hAnsiTheme="minorEastAsia" w:hint="eastAsia"/>
          <w:szCs w:val="21"/>
        </w:rPr>
        <w:t>该步骤）</w:t>
      </w:r>
    </w:p>
    <w:p w:rsidR="004A5541" w:rsidRDefault="00DE4E0F">
      <w:pPr>
        <w:numPr>
          <w:ilvl w:val="0"/>
          <w:numId w:val="36"/>
        </w:numPr>
        <w:rPr>
          <w:rFonts w:asciiTheme="minorEastAsia" w:eastAsiaTheme="minorEastAsia" w:hAnsiTheme="minorEastAsia"/>
          <w:szCs w:val="21"/>
        </w:rPr>
      </w:pPr>
      <w:r>
        <w:rPr>
          <w:rFonts w:asciiTheme="minorEastAsia" w:eastAsiaTheme="minorEastAsia" w:hAnsiTheme="minorEastAsia" w:hint="eastAsia"/>
          <w:szCs w:val="21"/>
        </w:rPr>
        <w:t>通过邮件提交“企业绑定个人银行卡申请单”。</w:t>
      </w:r>
    </w:p>
    <w:p w:rsidR="004A5541" w:rsidRDefault="00DE4E0F">
      <w:pPr>
        <w:numPr>
          <w:ilvl w:val="0"/>
          <w:numId w:val="36"/>
        </w:numPr>
        <w:rPr>
          <w:rFonts w:asciiTheme="minorEastAsia" w:eastAsiaTheme="minorEastAsia" w:hAnsiTheme="minorEastAsia"/>
          <w:szCs w:val="21"/>
        </w:rPr>
      </w:pPr>
      <w:r>
        <w:rPr>
          <w:rFonts w:asciiTheme="minorEastAsia" w:eastAsiaTheme="minorEastAsia" w:hAnsiTheme="minorEastAsia" w:hint="eastAsia"/>
          <w:szCs w:val="21"/>
        </w:rPr>
        <w:t>后台人工审核企业用户绑定个人银行卡成功。</w:t>
      </w:r>
    </w:p>
    <w:p w:rsidR="004A5541" w:rsidRDefault="00DE4E0F">
      <w:pPr>
        <w:numPr>
          <w:ilvl w:val="0"/>
          <w:numId w:val="36"/>
        </w:numPr>
        <w:rPr>
          <w:rFonts w:asciiTheme="minorEastAsia" w:eastAsiaTheme="minorEastAsia" w:hAnsiTheme="minorEastAsia"/>
          <w:szCs w:val="21"/>
        </w:rPr>
      </w:pPr>
      <w:r>
        <w:rPr>
          <w:rFonts w:asciiTheme="minorEastAsia" w:eastAsiaTheme="minorEastAsia" w:hAnsiTheme="minorEastAsia" w:hint="eastAsia"/>
          <w:szCs w:val="21"/>
        </w:rPr>
        <w:t>通过提现申请接口发起提现交易。</w:t>
      </w:r>
    </w:p>
    <w:p w:rsidR="004A5541" w:rsidRDefault="00DE4E0F">
      <w:pPr>
        <w:numPr>
          <w:ilvl w:val="0"/>
          <w:numId w:val="36"/>
        </w:numPr>
        <w:rPr>
          <w:rFonts w:asciiTheme="minorEastAsia" w:eastAsiaTheme="minorEastAsia" w:hAnsiTheme="minorEastAsia"/>
          <w:szCs w:val="21"/>
        </w:rPr>
      </w:pPr>
      <w:r>
        <w:rPr>
          <w:rFonts w:asciiTheme="minorEastAsia" w:eastAsiaTheme="minorEastAsia" w:hAnsiTheme="minorEastAsia" w:hint="eastAsia"/>
          <w:szCs w:val="21"/>
        </w:rPr>
        <w:t>通过支付确认接口确认提现交易(企业用户请使用【后台+短信验证码验证】方式）。</w:t>
      </w:r>
    </w:p>
    <w:p w:rsidR="004A5541" w:rsidRDefault="004A5541">
      <w:pPr>
        <w:rPr>
          <w:rFonts w:asciiTheme="minorEastAsia" w:eastAsiaTheme="minorEastAsia" w:hAnsiTheme="minorEastAsia"/>
          <w:color w:val="FF0000"/>
          <w:szCs w:val="21"/>
        </w:rPr>
      </w:pPr>
    </w:p>
    <w:p w:rsidR="004A5541" w:rsidRDefault="00DE4E0F">
      <w:pPr>
        <w:rPr>
          <w:rFonts w:asciiTheme="minorEastAsia" w:eastAsiaTheme="minorEastAsia" w:hAnsiTheme="minorEastAsia"/>
          <w:b/>
          <w:bCs/>
          <w:szCs w:val="21"/>
        </w:rPr>
      </w:pPr>
      <w:r>
        <w:rPr>
          <w:rFonts w:asciiTheme="minorEastAsia" w:eastAsiaTheme="minorEastAsia" w:hAnsiTheme="minorEastAsia" w:hint="eastAsia"/>
          <w:b/>
          <w:bCs/>
          <w:szCs w:val="21"/>
        </w:rPr>
        <w:t>个人用户使用绑定的个人银行卡提现流程：</w:t>
      </w:r>
    </w:p>
    <w:p w:rsidR="004A5541" w:rsidRDefault="00DE4E0F">
      <w:pPr>
        <w:numPr>
          <w:ilvl w:val="0"/>
          <w:numId w:val="37"/>
        </w:numPr>
        <w:rPr>
          <w:rFonts w:asciiTheme="minorEastAsia" w:eastAsiaTheme="minorEastAsia" w:hAnsiTheme="minorEastAsia"/>
          <w:szCs w:val="21"/>
        </w:rPr>
      </w:pPr>
      <w:r>
        <w:rPr>
          <w:rFonts w:asciiTheme="minorEastAsia" w:eastAsiaTheme="minorEastAsia" w:hAnsiTheme="minorEastAsia" w:hint="eastAsia"/>
          <w:szCs w:val="21"/>
        </w:rPr>
        <w:t>通过请求绑定银行卡接口（三要素/四</w:t>
      </w:r>
      <w:proofErr w:type="gramStart"/>
      <w:r>
        <w:rPr>
          <w:rFonts w:asciiTheme="minorEastAsia" w:eastAsiaTheme="minorEastAsia" w:hAnsiTheme="minorEastAsia" w:hint="eastAsia"/>
          <w:szCs w:val="21"/>
        </w:rPr>
        <w:t>要素绑卡</w:t>
      </w:r>
      <w:proofErr w:type="gramEnd"/>
      <w:r>
        <w:rPr>
          <w:rFonts w:asciiTheme="minorEastAsia" w:eastAsiaTheme="minorEastAsia" w:hAnsiTheme="minorEastAsia" w:hint="eastAsia"/>
          <w:szCs w:val="21"/>
        </w:rPr>
        <w:t>/实名</w:t>
      </w:r>
      <w:proofErr w:type="gramStart"/>
      <w:r>
        <w:rPr>
          <w:rFonts w:asciiTheme="minorEastAsia" w:eastAsiaTheme="minorEastAsia" w:hAnsiTheme="minorEastAsia" w:hint="eastAsia"/>
          <w:szCs w:val="21"/>
        </w:rPr>
        <w:t>付绑卡</w:t>
      </w:r>
      <w:proofErr w:type="gramEnd"/>
      <w:r>
        <w:rPr>
          <w:rFonts w:asciiTheme="minorEastAsia" w:eastAsiaTheme="minorEastAsia" w:hAnsiTheme="minorEastAsia" w:hint="eastAsia"/>
          <w:szCs w:val="21"/>
        </w:rPr>
        <w:t>）绑定个人银行卡。</w:t>
      </w:r>
    </w:p>
    <w:p w:rsidR="004A5541" w:rsidRDefault="00DE4E0F">
      <w:pPr>
        <w:numPr>
          <w:ilvl w:val="0"/>
          <w:numId w:val="37"/>
        </w:numPr>
        <w:rPr>
          <w:rFonts w:asciiTheme="minorEastAsia" w:eastAsiaTheme="minorEastAsia" w:hAnsiTheme="minorEastAsia"/>
          <w:szCs w:val="21"/>
        </w:rPr>
      </w:pPr>
      <w:r>
        <w:rPr>
          <w:rFonts w:asciiTheme="minorEastAsia" w:eastAsiaTheme="minorEastAsia" w:hAnsiTheme="minorEastAsia" w:hint="eastAsia"/>
          <w:szCs w:val="21"/>
        </w:rPr>
        <w:t>通过确认绑定银行卡接口完成银行预留手机短信校验，</w:t>
      </w:r>
      <w:proofErr w:type="gramStart"/>
      <w:r>
        <w:rPr>
          <w:rFonts w:asciiTheme="minorEastAsia" w:eastAsiaTheme="minorEastAsia" w:hAnsiTheme="minorEastAsia" w:hint="eastAsia"/>
          <w:szCs w:val="21"/>
        </w:rPr>
        <w:t>绑卡成功</w:t>
      </w:r>
      <w:proofErr w:type="gramEnd"/>
      <w:r>
        <w:rPr>
          <w:rFonts w:asciiTheme="minorEastAsia" w:eastAsiaTheme="minorEastAsia" w:hAnsiTheme="minorEastAsia" w:hint="eastAsia"/>
          <w:szCs w:val="21"/>
        </w:rPr>
        <w:t>。（三</w:t>
      </w:r>
      <w:proofErr w:type="gramStart"/>
      <w:r>
        <w:rPr>
          <w:rFonts w:asciiTheme="minorEastAsia" w:eastAsiaTheme="minorEastAsia" w:hAnsiTheme="minorEastAsia" w:hint="eastAsia"/>
          <w:szCs w:val="21"/>
        </w:rPr>
        <w:t>要素绑卡无需</w:t>
      </w:r>
      <w:proofErr w:type="gramEnd"/>
      <w:r>
        <w:rPr>
          <w:rFonts w:asciiTheme="minorEastAsia" w:eastAsiaTheme="minorEastAsia" w:hAnsiTheme="minorEastAsia" w:hint="eastAsia"/>
          <w:szCs w:val="21"/>
        </w:rPr>
        <w:t>该步骤）</w:t>
      </w:r>
    </w:p>
    <w:p w:rsidR="004A5541" w:rsidRDefault="00DE4E0F">
      <w:pPr>
        <w:numPr>
          <w:ilvl w:val="0"/>
          <w:numId w:val="37"/>
        </w:numPr>
        <w:rPr>
          <w:rFonts w:asciiTheme="minorEastAsia" w:eastAsiaTheme="minorEastAsia" w:hAnsiTheme="minorEastAsia"/>
          <w:szCs w:val="21"/>
        </w:rPr>
      </w:pPr>
      <w:r>
        <w:rPr>
          <w:rFonts w:asciiTheme="minorEastAsia" w:eastAsiaTheme="minorEastAsia" w:hAnsiTheme="minorEastAsia" w:hint="eastAsia"/>
          <w:szCs w:val="21"/>
        </w:rPr>
        <w:t>通过提现申请接口发起提现交易。</w:t>
      </w:r>
    </w:p>
    <w:p w:rsidR="004A5541" w:rsidRDefault="00DE4E0F">
      <w:pPr>
        <w:numPr>
          <w:ilvl w:val="0"/>
          <w:numId w:val="37"/>
        </w:numPr>
        <w:rPr>
          <w:rFonts w:asciiTheme="minorEastAsia" w:eastAsiaTheme="minorEastAsia" w:hAnsiTheme="minorEastAsia"/>
          <w:szCs w:val="21"/>
        </w:rPr>
      </w:pPr>
      <w:r>
        <w:rPr>
          <w:rFonts w:asciiTheme="minorEastAsia" w:eastAsiaTheme="minorEastAsia" w:hAnsiTheme="minorEastAsia" w:hint="eastAsia"/>
          <w:szCs w:val="21"/>
        </w:rPr>
        <w:t>通过支付确认接口确认提现交易(企业用户可使用【后台+短信验证码验证】或【银行H5交互+支付密码验证】方式）。</w:t>
      </w:r>
    </w:p>
    <w:p w:rsidR="004A5541" w:rsidRDefault="004A5541">
      <w:pPr>
        <w:jc w:val="left"/>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690"/>
        <w:gridCol w:w="2252"/>
        <w:gridCol w:w="2268"/>
        <w:gridCol w:w="1134"/>
        <w:gridCol w:w="2851"/>
        <w:gridCol w:w="693"/>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851"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693"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4A5541">
            <w:pPr>
              <w:rPr>
                <w:rFonts w:asciiTheme="minorEastAsia" w:eastAsiaTheme="minorEastAsia" w:hAnsiTheme="minorEastAsia"/>
                <w:sz w:val="18"/>
                <w:szCs w:val="18"/>
              </w:rPr>
            </w:pP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851" w:type="dxa"/>
          </w:tcPr>
          <w:p w:rsidR="004A5541" w:rsidRDefault="004A5541">
            <w:pPr>
              <w:rPr>
                <w:rStyle w:val="apple-style-span"/>
                <w:rFonts w:asciiTheme="minorEastAsia" w:eastAsiaTheme="minorEastAsia" w:hAnsiTheme="minorEastAsia"/>
                <w:color w:val="000000"/>
                <w:sz w:val="18"/>
                <w:szCs w:val="18"/>
              </w:rPr>
            </w:pPr>
          </w:p>
        </w:tc>
        <w:tc>
          <w:tcPr>
            <w:tcW w:w="693"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693"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888"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568" w:type="dxa"/>
            <w:vMerge/>
          </w:tcPr>
          <w:p w:rsidR="004A5541" w:rsidRDefault="004A5541">
            <w:pPr>
              <w:rPr>
                <w:rFonts w:asciiTheme="minorEastAsia" w:eastAsiaTheme="minorEastAsia" w:hAnsiTheme="minorEastAsia"/>
                <w:sz w:val="18"/>
                <w:szCs w:val="18"/>
              </w:rPr>
            </w:pPr>
          </w:p>
        </w:tc>
        <w:tc>
          <w:tcPr>
            <w:tcW w:w="2942"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2942"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w</w:t>
            </w:r>
            <w:r>
              <w:rPr>
                <w:rFonts w:asciiTheme="minorEastAsia" w:eastAsiaTheme="minorEastAsia" w:hAnsiTheme="minorEastAsia"/>
                <w:sz w:val="18"/>
                <w:szCs w:val="18"/>
              </w:rPr>
              <w:t>ithdraw</w:t>
            </w:r>
            <w:r>
              <w:rPr>
                <w:rFonts w:asciiTheme="minorEastAsia" w:eastAsiaTheme="minorEastAsia" w:hAnsiTheme="minorEastAsia" w:hint="eastAsia"/>
                <w:sz w:val="18"/>
                <w:szCs w:val="18"/>
              </w:rPr>
              <w:t>Apply</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98"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请求参数，嵌套的JSON对象，key为参数名称，value为参数值</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4A5541">
            <w:pPr>
              <w:rPr>
                <w:rFonts w:asciiTheme="minorEastAsia" w:eastAsiaTheme="minorEastAsia" w:hAnsiTheme="minorEastAsia"/>
                <w:sz w:val="18"/>
                <w:szCs w:val="18"/>
              </w:rPr>
            </w:pP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4A5541">
            <w:pPr>
              <w:rPr>
                <w:rFonts w:asciiTheme="minorEastAsia" w:eastAsiaTheme="minorEastAsia" w:hAnsiTheme="minorEastAsia"/>
                <w:sz w:val="18"/>
                <w:szCs w:val="18"/>
              </w:rPr>
            </w:pP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订单金额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单位：分，包含手续费</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fee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手续费</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内扣，单位分。如不收费填0</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4A5541">
            <w:pPr>
              <w:rPr>
                <w:rFonts w:asciiTheme="minorEastAsia" w:eastAsiaTheme="minorEastAsia" w:hAnsiTheme="minorEastAsia"/>
                <w:sz w:val="18"/>
                <w:szCs w:val="18"/>
              </w:rPr>
            </w:pP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ord</w:t>
            </w:r>
            <w:r>
              <w:rPr>
                <w:rFonts w:asciiTheme="minorEastAsia" w:eastAsiaTheme="minorEastAsia" w:hAnsiTheme="minorEastAsia" w:hint="eastAsia"/>
                <w:sz w:val="18"/>
                <w:szCs w:val="18"/>
              </w:rPr>
              <w:t>E</w:t>
            </w:r>
            <w:r>
              <w:rPr>
                <w:rFonts w:asciiTheme="minorEastAsia" w:eastAsiaTheme="minorEastAsia" w:hAnsiTheme="minorEastAsia"/>
                <w:sz w:val="18"/>
                <w:szCs w:val="18"/>
              </w:rPr>
              <w:t>r</w:t>
            </w:r>
            <w:r>
              <w:rPr>
                <w:rFonts w:asciiTheme="minorEastAsia" w:eastAsiaTheme="minorEastAsia" w:hAnsiTheme="minorEastAsia" w:hint="eastAsia"/>
                <w:sz w:val="18"/>
                <w:szCs w:val="18"/>
              </w:rPr>
              <w:t>e</w:t>
            </w:r>
            <w:r>
              <w:rPr>
                <w:rFonts w:asciiTheme="minorEastAsia" w:eastAsiaTheme="minorEastAsia" w:hAnsiTheme="minorEastAsia"/>
                <w:sz w:val="18"/>
                <w:szCs w:val="18"/>
              </w:rPr>
              <w:t>xpire</w:t>
            </w:r>
            <w:r>
              <w:rPr>
                <w:rFonts w:asciiTheme="minorEastAsia" w:eastAsiaTheme="minorEastAsia" w:hAnsiTheme="minorEastAsia" w:hint="eastAsia"/>
                <w:sz w:val="18"/>
                <w:szCs w:val="18"/>
              </w:rPr>
              <w:t>D</w:t>
            </w:r>
            <w:r>
              <w:rPr>
                <w:rFonts w:asciiTheme="minorEastAsia" w:eastAsiaTheme="minorEastAsia" w:hAnsiTheme="minorEastAsia"/>
                <w:sz w:val="18"/>
                <w:szCs w:val="18"/>
              </w:rPr>
              <w:t>ate</w:t>
            </w:r>
            <w:r>
              <w:rPr>
                <w:rFonts w:asciiTheme="minorEastAsia" w:eastAsiaTheme="minorEastAsia" w:hAnsiTheme="minorEastAsia" w:hint="eastAsia"/>
                <w:sz w:val="18"/>
                <w:szCs w:val="18"/>
              </w:rPr>
              <w:t>time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订单过期时间</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 HH:mm:ss</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支付方式</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851" w:type="dxa"/>
          </w:tcPr>
          <w:p w:rsidR="004A5541" w:rsidRDefault="00F26409">
            <w:pPr>
              <w:rPr>
                <w:rFonts w:asciiTheme="minorEastAsia" w:eastAsiaTheme="minorEastAsia" w:hAnsiTheme="minorEastAsia"/>
                <w:sz w:val="18"/>
                <w:szCs w:val="18"/>
              </w:rPr>
            </w:pPr>
            <w:hyperlink w:anchor="_支付通道列表" w:history="1">
              <w:r w:rsidR="00DE4E0F">
                <w:rPr>
                  <w:rStyle w:val="aa"/>
                  <w:rFonts w:asciiTheme="minorEastAsia" w:eastAsiaTheme="minorEastAsia" w:hAnsiTheme="minorEastAsia" w:hint="default"/>
                  <w:sz w:val="18"/>
                  <w:szCs w:val="18"/>
                </w:rPr>
                <w:t>详细</w:t>
              </w:r>
            </w:hyperlink>
            <w:r w:rsidR="00DE4E0F">
              <w:rPr>
                <w:rFonts w:asciiTheme="minorEastAsia" w:eastAsiaTheme="minorEastAsia" w:hAnsiTheme="minorEastAsia" w:hint="eastAsia"/>
                <w:sz w:val="18"/>
                <w:szCs w:val="18"/>
              </w:rPr>
              <w:t xml:space="preserve">  必须使用通联通代付</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validateType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交易验证方式</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851" w:type="dxa"/>
          </w:tcPr>
          <w:p w:rsidR="004A5541" w:rsidRDefault="00F26409">
            <w:hyperlink w:anchor="_交易验证方式" w:history="1">
              <w:r w:rsidR="00DE4E0F">
                <w:rPr>
                  <w:rStyle w:val="ac"/>
                  <w:rFonts w:asciiTheme="minorEastAsia" w:eastAsiaTheme="minorEastAsia" w:hAnsiTheme="minorEastAsia" w:hint="default"/>
                  <w:sz w:val="18"/>
                  <w:szCs w:val="18"/>
                </w:rPr>
                <w:t>详细</w:t>
              </w:r>
            </w:hyperlink>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bankCardNo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银行卡号/账号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sz w:val="18"/>
                <w:szCs w:val="18"/>
              </w:rPr>
              <w:t>绑定的银行卡号/账号</w:t>
            </w:r>
            <w:r>
              <w:rPr>
                <w:rFonts w:asciiTheme="minorEastAsia" w:eastAsiaTheme="minorEastAsia" w:hAnsiTheme="minorEastAsia" w:hint="eastAsia"/>
                <w:color w:val="FF0000"/>
                <w:sz w:val="18"/>
                <w:szCs w:val="18"/>
              </w:rPr>
              <w:t>RAS加密</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bankCardPro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银行卡/账户属性</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0：个人银行卡；1：企业对公账户</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widowControl/>
              <w:jc w:val="left"/>
              <w:rPr>
                <w:rFonts w:asciiTheme="minorEastAsia" w:eastAsiaTheme="minorEastAsia" w:hAnsiTheme="minorEastAsia"/>
                <w:sz w:val="18"/>
                <w:szCs w:val="18"/>
              </w:rPr>
            </w:pPr>
            <w:r>
              <w:rPr>
                <w:rFonts w:asciiTheme="minorEastAsia" w:eastAsiaTheme="minorEastAsia" w:hAnsiTheme="minorEastAsia"/>
                <w:sz w:val="18"/>
                <w:szCs w:val="18"/>
              </w:rPr>
              <w:t>withdrawType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提现方式</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必须为T1</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w:t>
            </w:r>
            <w:r>
              <w:rPr>
                <w:rFonts w:asciiTheme="minorEastAsia" w:eastAsiaTheme="minorEastAsia" w:hAnsiTheme="minorEastAsia"/>
                <w:sz w:val="18"/>
                <w:szCs w:val="18"/>
              </w:rPr>
              <w:t>ndustry</w:t>
            </w:r>
            <w:r>
              <w:rPr>
                <w:rFonts w:asciiTheme="minorEastAsia" w:eastAsiaTheme="minorEastAsia" w:hAnsiTheme="minorEastAsia" w:hint="eastAsia"/>
                <w:sz w:val="18"/>
                <w:szCs w:val="18"/>
              </w:rPr>
              <w:t>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行业代码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F26409">
            <w:pPr>
              <w:rPr>
                <w:rFonts w:asciiTheme="minorEastAsia" w:eastAsiaTheme="minorEastAsia" w:hAnsiTheme="minorEastAsia"/>
                <w:sz w:val="18"/>
                <w:szCs w:val="18"/>
              </w:rPr>
            </w:pPr>
            <w:hyperlink w:anchor="_行业代码和行业名称" w:history="1">
              <w:r w:rsidR="00DE4E0F">
                <w:rPr>
                  <w:rStyle w:val="aa"/>
                  <w:rFonts w:asciiTheme="minorEastAsia" w:eastAsiaTheme="minorEastAsia" w:hAnsiTheme="minorEastAsia" w:hint="default"/>
                  <w:sz w:val="18"/>
                  <w:szCs w:val="18"/>
                </w:rPr>
                <w:t>详</w:t>
              </w:r>
              <w:bookmarkStart w:id="132" w:name="_Hlt430866153"/>
              <w:r w:rsidR="00DE4E0F">
                <w:rPr>
                  <w:rStyle w:val="aa"/>
                  <w:rFonts w:asciiTheme="minorEastAsia" w:eastAsiaTheme="minorEastAsia" w:hAnsiTheme="minorEastAsia" w:hint="default"/>
                  <w:sz w:val="18"/>
                  <w:szCs w:val="18"/>
                </w:rPr>
                <w:t>细</w:t>
              </w:r>
              <w:bookmarkEnd w:id="132"/>
            </w:hyperlink>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w:t>
            </w:r>
            <w:r>
              <w:rPr>
                <w:rFonts w:asciiTheme="minorEastAsia" w:eastAsiaTheme="minorEastAsia" w:hAnsiTheme="minorEastAsia"/>
                <w:sz w:val="18"/>
                <w:szCs w:val="18"/>
              </w:rPr>
              <w:t>ndustry</w:t>
            </w:r>
            <w:r>
              <w:rPr>
                <w:rFonts w:asciiTheme="minorEastAsia" w:eastAsiaTheme="minorEastAsia" w:hAnsiTheme="minorEastAsia" w:hint="eastAsia"/>
                <w:sz w:val="18"/>
                <w:szCs w:val="18"/>
              </w:rPr>
              <w:t>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行业名称</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F26409">
            <w:pPr>
              <w:rPr>
                <w:rFonts w:asciiTheme="minorEastAsia" w:eastAsiaTheme="minorEastAsia" w:hAnsiTheme="minorEastAsia"/>
                <w:sz w:val="18"/>
                <w:szCs w:val="18"/>
              </w:rPr>
            </w:pPr>
            <w:hyperlink w:anchor="_行业代码和行业名称" w:history="1">
              <w:r w:rsidR="00DE4E0F">
                <w:rPr>
                  <w:rStyle w:val="ac"/>
                  <w:rFonts w:asciiTheme="minorEastAsia" w:eastAsiaTheme="minorEastAsia" w:hAnsiTheme="minorEastAsia" w:hint="default"/>
                  <w:sz w:val="18"/>
                  <w:szCs w:val="18"/>
                </w:rPr>
                <w:t>详细</w:t>
              </w:r>
            </w:hyperlink>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source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访问终端类型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851" w:type="dxa"/>
          </w:tcPr>
          <w:p w:rsidR="004A5541" w:rsidRDefault="00F26409">
            <w:pPr>
              <w:rPr>
                <w:rFonts w:asciiTheme="minorEastAsia" w:eastAsiaTheme="minorEastAsia" w:hAnsiTheme="minorEastAsia"/>
                <w:sz w:val="18"/>
                <w:szCs w:val="18"/>
              </w:rPr>
            </w:pPr>
            <w:hyperlink w:anchor="_6.11._来源" w:history="1">
              <w:r w:rsidR="00DE4E0F">
                <w:rPr>
                  <w:rStyle w:val="ac"/>
                  <w:rFonts w:asciiTheme="minorEastAsia" w:eastAsiaTheme="minorEastAsia" w:hAnsiTheme="minorEastAsia" w:hint="default"/>
                  <w:sz w:val="18"/>
                  <w:szCs w:val="18"/>
                </w:rPr>
                <w:t>详细</w:t>
              </w:r>
            </w:hyperlink>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summary</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摘要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摘要最多20个字符</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6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8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响应参数中将原样返回</w:t>
            </w:r>
          </w:p>
        </w:tc>
        <w:tc>
          <w:tcPr>
            <w:tcW w:w="6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原样返回</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33" w:name="_Toc1530"/>
      <w:bookmarkStart w:id="134" w:name="_Toc26411"/>
      <w:r>
        <w:rPr>
          <w:rFonts w:asciiTheme="minorEastAsia" w:eastAsiaTheme="minorEastAsia" w:hAnsiTheme="minorEastAsia" w:hint="eastAsia"/>
        </w:rPr>
        <w:t>托管代收申请</w:t>
      </w:r>
      <w:bookmarkEnd w:id="133"/>
      <w:bookmarkEnd w:id="134"/>
    </w:p>
    <w:p w:rsidR="004A5541" w:rsidRDefault="00DE4E0F">
      <w:pPr>
        <w:rPr>
          <w:rFonts w:asciiTheme="minorEastAsia" w:eastAsiaTheme="minorEastAsia" w:hAnsiTheme="minorEastAsia"/>
        </w:rPr>
      </w:pPr>
      <w:r>
        <w:rPr>
          <w:rFonts w:asciiTheme="minorEastAsia" w:eastAsiaTheme="minorEastAsia" w:hAnsiTheme="minorEastAsia" w:hint="eastAsia"/>
        </w:rPr>
        <w:t>说明：</w:t>
      </w:r>
    </w:p>
    <w:p w:rsidR="004A5541" w:rsidRDefault="00DE4E0F">
      <w:pPr>
        <w:numPr>
          <w:ilvl w:val="0"/>
          <w:numId w:val="38"/>
        </w:numPr>
        <w:rPr>
          <w:rFonts w:asciiTheme="minorEastAsia" w:eastAsiaTheme="minorEastAsia" w:hAnsiTheme="minorEastAsia"/>
        </w:rPr>
      </w:pPr>
      <w:r>
        <w:rPr>
          <w:rFonts w:asciiTheme="minorEastAsia" w:eastAsiaTheme="minorEastAsia" w:hAnsiTheme="minorEastAsia" w:hint="eastAsia"/>
        </w:rPr>
        <w:t>托管代收交易即将用户资金代收到中间账户，用于投标或发起还款。</w:t>
      </w:r>
    </w:p>
    <w:p w:rsidR="004A5541" w:rsidRDefault="00DE4E0F">
      <w:pPr>
        <w:numPr>
          <w:ilvl w:val="0"/>
          <w:numId w:val="38"/>
        </w:numPr>
        <w:rPr>
          <w:rFonts w:asciiTheme="minorEastAsia" w:eastAsiaTheme="minorEastAsia" w:hAnsiTheme="minorEastAsia"/>
        </w:rPr>
      </w:pPr>
      <w:r>
        <w:rPr>
          <w:rFonts w:asciiTheme="minorEastAsia" w:eastAsiaTheme="minorEastAsia" w:hAnsiTheme="minorEastAsia" w:hint="eastAsia"/>
        </w:rPr>
        <w:t>该接口发起托管代收，必须进行交易验证。</w:t>
      </w:r>
    </w:p>
    <w:p w:rsidR="004A5541" w:rsidRDefault="00DE4E0F">
      <w:pPr>
        <w:numPr>
          <w:ilvl w:val="0"/>
          <w:numId w:val="38"/>
        </w:numPr>
        <w:rPr>
          <w:rFonts w:asciiTheme="minorEastAsia" w:eastAsiaTheme="minorEastAsia" w:hAnsiTheme="minorEastAsia"/>
        </w:rPr>
      </w:pPr>
      <w:r>
        <w:rPr>
          <w:rFonts w:asciiTheme="minorEastAsia" w:eastAsiaTheme="minorEastAsia" w:hAnsiTheme="minorEastAsia" w:hint="eastAsia"/>
        </w:rPr>
        <w:t>该接口调用成功后必须进行支付确认。</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lastRenderedPageBreak/>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8"/>
        <w:gridCol w:w="690"/>
        <w:gridCol w:w="2010"/>
        <w:gridCol w:w="2025"/>
        <w:gridCol w:w="1185"/>
        <w:gridCol w:w="2904"/>
        <w:gridCol w:w="1134"/>
      </w:tblGrid>
      <w:tr w:rsidR="004A5541">
        <w:tc>
          <w:tcPr>
            <w:tcW w:w="3208"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02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8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90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20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20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025"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85"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20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025"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85"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20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eq</w:t>
            </w:r>
          </w:p>
          <w:p w:rsidR="004A5541" w:rsidRDefault="004A5541">
            <w:pPr>
              <w:rPr>
                <w:rFonts w:asciiTheme="minorEastAsia" w:eastAsiaTheme="minorEastAsia" w:hAnsiTheme="minorEastAsia"/>
                <w:sz w:val="18"/>
                <w:szCs w:val="18"/>
              </w:rPr>
            </w:pPr>
          </w:p>
        </w:tc>
        <w:tc>
          <w:tcPr>
            <w:tcW w:w="9948"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508" w:type="dxa"/>
            <w:vMerge/>
          </w:tcPr>
          <w:p w:rsidR="004A5541" w:rsidRDefault="004A5541">
            <w:pPr>
              <w:rPr>
                <w:rFonts w:asciiTheme="minorEastAsia" w:eastAsiaTheme="minorEastAsia" w:hAnsiTheme="minorEastAsia"/>
                <w:sz w:val="18"/>
                <w:szCs w:val="18"/>
              </w:rPr>
            </w:pPr>
          </w:p>
        </w:tc>
        <w:tc>
          <w:tcPr>
            <w:tcW w:w="270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90"/>
        </w:trPr>
        <w:tc>
          <w:tcPr>
            <w:tcW w:w="508" w:type="dxa"/>
            <w:vMerge/>
          </w:tcPr>
          <w:p w:rsidR="004A5541" w:rsidRDefault="004A5541">
            <w:pPr>
              <w:rPr>
                <w:rFonts w:asciiTheme="minorEastAsia" w:eastAsiaTheme="minorEastAsia" w:hAnsiTheme="minorEastAsia"/>
                <w:sz w:val="18"/>
                <w:szCs w:val="18"/>
              </w:rPr>
            </w:pPr>
          </w:p>
        </w:tc>
        <w:tc>
          <w:tcPr>
            <w:tcW w:w="270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agentCollectApply</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258"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payerId</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recieverList</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收款列表</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tc>
        <w:bookmarkStart w:id="135" w:name="_Hlt433791070"/>
        <w:tc>
          <w:tcPr>
            <w:tcW w:w="2904" w:type="dxa"/>
          </w:tcPr>
          <w:p w:rsidR="004A5541" w:rsidRDefault="00F26409">
            <w:pPr>
              <w:rPr>
                <w:rFonts w:asciiTheme="minorEastAsia" w:eastAsiaTheme="minorEastAsia" w:hAnsiTheme="minorEastAsia"/>
                <w:sz w:val="18"/>
                <w:szCs w:val="18"/>
              </w:rPr>
            </w:pPr>
            <w:r>
              <w:rPr>
                <w:rFonts w:asciiTheme="minorEastAsia" w:eastAsiaTheme="minorEastAsia" w:hAnsiTheme="minorEastAsia"/>
                <w:sz w:val="18"/>
                <w:szCs w:val="18"/>
              </w:rPr>
              <w:fldChar w:fldCharType="begin"/>
            </w:r>
            <w:r w:rsidR="00DE4E0F">
              <w:rPr>
                <w:rFonts w:asciiTheme="minorEastAsia" w:eastAsiaTheme="minorEastAsia" w:hAnsiTheme="minorEastAsia"/>
                <w:sz w:val="18"/>
                <w:szCs w:val="18"/>
              </w:rPr>
              <w:instrText xml:space="preserve"> HYPERLINK  \l "</w:instrText>
            </w:r>
            <w:r w:rsidR="00DE4E0F">
              <w:rPr>
                <w:rFonts w:asciiTheme="minorEastAsia" w:eastAsiaTheme="minorEastAsia" w:hAnsiTheme="minorEastAsia" w:hint="eastAsia"/>
                <w:sz w:val="18"/>
                <w:szCs w:val="18"/>
              </w:rPr>
              <w:instrText>_代收收款人列表</w:instrText>
            </w:r>
            <w:r w:rsidR="00DE4E0F">
              <w:rPr>
                <w:rFonts w:asciiTheme="minorEastAsia" w:eastAsiaTheme="minorEastAsia" w:hAnsiTheme="minorEastAsia"/>
                <w:sz w:val="18"/>
                <w:szCs w:val="18"/>
              </w:rPr>
              <w:instrText>"</w:instrText>
            </w:r>
            <w:r>
              <w:rPr>
                <w:rFonts w:asciiTheme="minorEastAsia" w:eastAsiaTheme="minorEastAsia" w:hAnsiTheme="minorEastAsia"/>
                <w:sz w:val="18"/>
                <w:szCs w:val="18"/>
              </w:rPr>
              <w:fldChar w:fldCharType="separate"/>
            </w:r>
            <w:r w:rsidR="00DE4E0F">
              <w:rPr>
                <w:rStyle w:val="aa"/>
                <w:rFonts w:asciiTheme="minorEastAsia" w:eastAsiaTheme="minorEastAsia" w:hAnsiTheme="minorEastAsia" w:hint="default"/>
                <w:sz w:val="18"/>
                <w:szCs w:val="18"/>
              </w:rPr>
              <w:t>详细</w:t>
            </w:r>
            <w:r>
              <w:rPr>
                <w:rFonts w:asciiTheme="minorEastAsia" w:eastAsiaTheme="minorEastAsia" w:hAnsiTheme="minorEastAsia"/>
                <w:sz w:val="18"/>
                <w:szCs w:val="18"/>
              </w:rPr>
              <w:fldChar w:fldCharType="end"/>
            </w:r>
            <w:bookmarkEnd w:id="135"/>
            <w:r w:rsidR="00DE4E0F">
              <w:rPr>
                <w:rFonts w:asciiTheme="minorEastAsia" w:eastAsiaTheme="minorEastAsia" w:hAnsiTheme="minorEastAsia" w:hint="eastAsia"/>
                <w:sz w:val="18"/>
                <w:szCs w:val="18"/>
              </w:rPr>
              <w:t xml:space="preserve"> 最多支持2000个</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goodsType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商品类型</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904" w:type="dxa"/>
          </w:tcPr>
          <w:p w:rsidR="004A5541" w:rsidRDefault="00F26409">
            <w:pPr>
              <w:rPr>
                <w:rFonts w:asciiTheme="minorEastAsia" w:eastAsiaTheme="minorEastAsia" w:hAnsiTheme="minorEastAsia"/>
                <w:sz w:val="18"/>
                <w:szCs w:val="18"/>
              </w:rPr>
            </w:pPr>
            <w:hyperlink w:anchor="_6.8._商品类型" w:history="1">
              <w:r w:rsidR="00DE4E0F">
                <w:rPr>
                  <w:rStyle w:val="aa"/>
                  <w:rFonts w:asciiTheme="minorEastAsia" w:eastAsiaTheme="minorEastAsia" w:hAnsiTheme="minorEastAsia" w:hint="default"/>
                  <w:sz w:val="18"/>
                  <w:szCs w:val="18"/>
                </w:rPr>
                <w:t>详</w:t>
              </w:r>
              <w:bookmarkStart w:id="136" w:name="_Hlt430201725"/>
              <w:r w:rsidR="00DE4E0F">
                <w:rPr>
                  <w:rStyle w:val="aa"/>
                  <w:rFonts w:asciiTheme="minorEastAsia" w:eastAsiaTheme="minorEastAsia" w:hAnsiTheme="minorEastAsia" w:hint="default"/>
                  <w:sz w:val="18"/>
                  <w:szCs w:val="18"/>
                </w:rPr>
                <w:t>细</w:t>
              </w:r>
              <w:bookmarkEnd w:id="136"/>
            </w:hyperlink>
            <w:r w:rsidR="00DE4E0F">
              <w:rPr>
                <w:rStyle w:val="aa"/>
                <w:rFonts w:asciiTheme="minorEastAsia" w:eastAsiaTheme="minorEastAsia" w:hAnsiTheme="minorEastAsia" w:hint="default"/>
                <w:sz w:val="18"/>
                <w:szCs w:val="18"/>
                <w:u w:val="none"/>
              </w:rPr>
              <w:t xml:space="preserve"> </w:t>
            </w:r>
            <w:r w:rsidR="00DE4E0F">
              <w:rPr>
                <w:rFonts w:asciiTheme="minorEastAsia" w:eastAsiaTheme="minorEastAsia" w:hAnsiTheme="minorEastAsia" w:hint="eastAsia"/>
                <w:sz w:val="18"/>
                <w:szCs w:val="18"/>
              </w:rPr>
              <w:t>如为空，默认为0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goodsNo</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tradeCode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业务码</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F26409">
            <w:pPr>
              <w:rPr>
                <w:rFonts w:asciiTheme="minorEastAsia" w:eastAsiaTheme="minorEastAsia" w:hAnsiTheme="minorEastAsia"/>
                <w:sz w:val="18"/>
                <w:szCs w:val="18"/>
              </w:rPr>
            </w:pPr>
            <w:hyperlink w:anchor="_业务码" w:history="1">
              <w:r w:rsidR="00DE4E0F">
                <w:rPr>
                  <w:rStyle w:val="aa"/>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订单金额</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fee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手续费</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内扣，单位分。如不收费填0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frontUrl</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前台通知地址</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前台交易时必填</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ord</w:t>
            </w:r>
            <w:r>
              <w:rPr>
                <w:rFonts w:asciiTheme="minorEastAsia" w:eastAsiaTheme="minorEastAsia" w:hAnsiTheme="minorEastAsia" w:hint="eastAsia"/>
                <w:sz w:val="18"/>
                <w:szCs w:val="18"/>
              </w:rPr>
              <w:t>E</w:t>
            </w:r>
            <w:r>
              <w:rPr>
                <w:rFonts w:asciiTheme="minorEastAsia" w:eastAsiaTheme="minorEastAsia" w:hAnsiTheme="minorEastAsia"/>
                <w:sz w:val="18"/>
                <w:szCs w:val="18"/>
              </w:rPr>
              <w:t>r</w:t>
            </w:r>
            <w:r>
              <w:rPr>
                <w:rFonts w:asciiTheme="minorEastAsia" w:eastAsiaTheme="minorEastAsia" w:hAnsiTheme="minorEastAsia" w:hint="eastAsia"/>
                <w:sz w:val="18"/>
                <w:szCs w:val="18"/>
              </w:rPr>
              <w:t>e</w:t>
            </w:r>
            <w:r>
              <w:rPr>
                <w:rFonts w:asciiTheme="minorEastAsia" w:eastAsiaTheme="minorEastAsia" w:hAnsiTheme="minorEastAsia"/>
                <w:sz w:val="18"/>
                <w:szCs w:val="18"/>
              </w:rPr>
              <w:t>xpire</w:t>
            </w:r>
            <w:r>
              <w:rPr>
                <w:rFonts w:asciiTheme="minorEastAsia" w:eastAsiaTheme="minorEastAsia" w:hAnsiTheme="minorEastAsia" w:hint="eastAsia"/>
                <w:sz w:val="18"/>
                <w:szCs w:val="18"/>
              </w:rPr>
              <w:t>D</w:t>
            </w:r>
            <w:r>
              <w:rPr>
                <w:rFonts w:asciiTheme="minorEastAsia" w:eastAsiaTheme="minorEastAsia" w:hAnsiTheme="minorEastAsia"/>
                <w:sz w:val="18"/>
                <w:szCs w:val="18"/>
              </w:rPr>
              <w:t>ate</w:t>
            </w:r>
            <w:r>
              <w:rPr>
                <w:rFonts w:asciiTheme="minorEastAsia" w:eastAsiaTheme="minorEastAsia" w:hAnsiTheme="minorEastAsia" w:hint="eastAsia"/>
                <w:sz w:val="18"/>
                <w:szCs w:val="18"/>
              </w:rPr>
              <w:t>time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订单过期时间</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 HH:mm:ss</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payMethod</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支付方式</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904" w:type="dxa"/>
          </w:tcPr>
          <w:p w:rsidR="004A5541" w:rsidRDefault="00F26409">
            <w:pPr>
              <w:rPr>
                <w:rFonts w:asciiTheme="minorEastAsia" w:eastAsiaTheme="minorEastAsia" w:hAnsiTheme="minorEastAsia"/>
                <w:sz w:val="18"/>
                <w:szCs w:val="18"/>
              </w:rPr>
            </w:pPr>
            <w:hyperlink w:anchor="_支付通道列表" w:history="1">
              <w:r w:rsidR="00DE4E0F">
                <w:rPr>
                  <w:rStyle w:val="ac"/>
                  <w:rFonts w:asciiTheme="minorEastAsia" w:eastAsiaTheme="minorEastAsia" w:hAnsiTheme="minorEastAsia" w:hint="default"/>
                  <w:sz w:val="18"/>
                  <w:szCs w:val="18"/>
                </w:rPr>
                <w:t>详</w:t>
              </w:r>
              <w:bookmarkStart w:id="137" w:name="_Hlt430866430"/>
              <w:r w:rsidR="00DE4E0F">
                <w:rPr>
                  <w:rStyle w:val="ac"/>
                  <w:rFonts w:asciiTheme="minorEastAsia" w:eastAsiaTheme="minorEastAsia" w:hAnsiTheme="minorEastAsia" w:hint="default"/>
                  <w:sz w:val="18"/>
                  <w:szCs w:val="18"/>
                </w:rPr>
                <w:t>细</w:t>
              </w:r>
              <w:bookmarkEnd w:id="137"/>
            </w:hyperlink>
            <w:r w:rsidR="00DE4E0F">
              <w:rPr>
                <w:rStyle w:val="ac"/>
                <w:rFonts w:asciiTheme="minorEastAsia" w:eastAsiaTheme="minorEastAsia" w:hAnsiTheme="minorEastAsia" w:hint="default"/>
                <w:sz w:val="18"/>
                <w:szCs w:val="18"/>
                <w:u w:val="none"/>
              </w:rPr>
              <w:t xml:space="preserve"> </w:t>
            </w:r>
            <w:r w:rsidR="00DE4E0F">
              <w:rPr>
                <w:rFonts w:asciiTheme="minorEastAsia" w:eastAsiaTheme="minorEastAsia" w:hAnsiTheme="minorEastAsia" w:hint="eastAsia"/>
                <w:sz w:val="18"/>
                <w:szCs w:val="18"/>
              </w:rPr>
              <w:t>支付金额等于订单金额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validateType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交易验证方式</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904" w:type="dxa"/>
          </w:tcPr>
          <w:p w:rsidR="004A5541" w:rsidRDefault="00F26409">
            <w:pPr>
              <w:rPr>
                <w:rFonts w:asciiTheme="minorEastAsia" w:eastAsiaTheme="minorEastAsia" w:hAnsiTheme="minorEastAsia"/>
                <w:sz w:val="18"/>
                <w:szCs w:val="18"/>
              </w:rPr>
            </w:pPr>
            <w:hyperlink w:anchor="_确认方式" w:history="1">
              <w:r w:rsidR="00DE4E0F">
                <w:rPr>
                  <w:rStyle w:val="aa"/>
                  <w:rFonts w:asciiTheme="minorEastAsia" w:eastAsiaTheme="minorEastAsia" w:hAnsiTheme="minorEastAsia" w:hint="default"/>
                  <w:sz w:val="18"/>
                  <w:szCs w:val="18"/>
                </w:rPr>
                <w:t>详细</w:t>
              </w:r>
            </w:hyperlink>
            <w:r w:rsidR="00DE4E0F">
              <w:rPr>
                <w:rStyle w:val="ac"/>
                <w:rFonts w:asciiTheme="minorEastAsia" w:eastAsiaTheme="minorEastAsia" w:hAnsiTheme="minorEastAsia" w:hint="default"/>
                <w:sz w:val="18"/>
                <w:szCs w:val="18"/>
                <w:u w:val="none"/>
              </w:rPr>
              <w:t xml:space="preserve"> </w:t>
            </w:r>
            <w:r w:rsidR="00DE4E0F">
              <w:rPr>
                <w:rFonts w:asciiTheme="minorEastAsia" w:eastAsiaTheme="minorEastAsia" w:hAnsiTheme="minorEastAsia" w:hint="eastAsia"/>
                <w:sz w:val="18"/>
                <w:szCs w:val="18"/>
              </w:rPr>
              <w:t>默认为短信验证码确认</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goodsN</w:t>
            </w:r>
            <w:r>
              <w:rPr>
                <w:rFonts w:asciiTheme="minorEastAsia" w:eastAsiaTheme="minorEastAsia" w:hAnsiTheme="minorEastAsia"/>
                <w:sz w:val="18"/>
                <w:szCs w:val="18"/>
              </w:rPr>
              <w:t>ame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标的名称</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goodsD</w:t>
            </w:r>
            <w:r>
              <w:rPr>
                <w:rFonts w:asciiTheme="minorEastAsia" w:eastAsiaTheme="minorEastAsia" w:hAnsiTheme="minorEastAsia"/>
                <w:sz w:val="18"/>
                <w:szCs w:val="18"/>
              </w:rPr>
              <w:t>esc</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标的详情</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w:t>
            </w:r>
            <w:r>
              <w:rPr>
                <w:rFonts w:asciiTheme="minorEastAsia" w:eastAsiaTheme="minorEastAsia" w:hAnsiTheme="minorEastAsia"/>
                <w:sz w:val="18"/>
                <w:szCs w:val="18"/>
              </w:rPr>
              <w:t>ndustry</w:t>
            </w:r>
            <w:r>
              <w:rPr>
                <w:rFonts w:asciiTheme="minorEastAsia" w:eastAsiaTheme="minorEastAsia" w:hAnsiTheme="minorEastAsia" w:hint="eastAsia"/>
                <w:sz w:val="18"/>
                <w:szCs w:val="18"/>
              </w:rPr>
              <w:t>Code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行业代码</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bookmarkStart w:id="138" w:name="_Hlt430866435"/>
        <w:tc>
          <w:tcPr>
            <w:tcW w:w="2904" w:type="dxa"/>
          </w:tcPr>
          <w:p w:rsidR="004A5541" w:rsidRDefault="00F26409">
            <w:pPr>
              <w:rPr>
                <w:rFonts w:asciiTheme="minorEastAsia" w:eastAsiaTheme="minorEastAsia" w:hAnsiTheme="minorEastAsia"/>
                <w:sz w:val="18"/>
                <w:szCs w:val="18"/>
              </w:rPr>
            </w:pPr>
            <w:r>
              <w:rPr>
                <w:rFonts w:asciiTheme="minorEastAsia" w:eastAsiaTheme="minorEastAsia" w:hAnsiTheme="minorEastAsia"/>
                <w:sz w:val="18"/>
                <w:szCs w:val="18"/>
              </w:rPr>
              <w:fldChar w:fldCharType="begin"/>
            </w:r>
            <w:r w:rsidR="00DE4E0F">
              <w:rPr>
                <w:rFonts w:asciiTheme="minorEastAsia" w:eastAsiaTheme="minorEastAsia" w:hAnsiTheme="minorEastAsia"/>
                <w:sz w:val="18"/>
                <w:szCs w:val="18"/>
              </w:rPr>
              <w:instrText xml:space="preserve"> HYPERLINK  \l "</w:instrText>
            </w:r>
            <w:r w:rsidR="00DE4E0F">
              <w:rPr>
                <w:rFonts w:asciiTheme="minorEastAsia" w:eastAsiaTheme="minorEastAsia" w:hAnsiTheme="minorEastAsia" w:hint="eastAsia"/>
                <w:sz w:val="18"/>
                <w:szCs w:val="18"/>
              </w:rPr>
              <w:instrText>_行业代码和行业名称</w:instrText>
            </w:r>
            <w:r w:rsidR="00DE4E0F">
              <w:rPr>
                <w:rFonts w:asciiTheme="minorEastAsia" w:eastAsiaTheme="minorEastAsia" w:hAnsiTheme="minorEastAsia"/>
                <w:sz w:val="18"/>
                <w:szCs w:val="18"/>
              </w:rPr>
              <w:instrText>"</w:instrText>
            </w:r>
            <w:r>
              <w:rPr>
                <w:rFonts w:asciiTheme="minorEastAsia" w:eastAsiaTheme="minorEastAsia" w:hAnsiTheme="minorEastAsia"/>
                <w:sz w:val="18"/>
                <w:szCs w:val="18"/>
              </w:rPr>
              <w:fldChar w:fldCharType="separate"/>
            </w:r>
            <w:r w:rsidR="00DE4E0F">
              <w:rPr>
                <w:rStyle w:val="aa"/>
                <w:rFonts w:asciiTheme="minorEastAsia" w:eastAsiaTheme="minorEastAsia" w:hAnsiTheme="minorEastAsia" w:hint="default"/>
                <w:sz w:val="18"/>
                <w:szCs w:val="18"/>
              </w:rPr>
              <w:t>详细</w:t>
            </w:r>
            <w:r>
              <w:rPr>
                <w:rFonts w:asciiTheme="minorEastAsia" w:eastAsiaTheme="minorEastAsia" w:hAnsiTheme="minorEastAsia"/>
                <w:sz w:val="18"/>
                <w:szCs w:val="18"/>
              </w:rPr>
              <w:fldChar w:fldCharType="end"/>
            </w:r>
            <w:bookmarkEnd w:id="138"/>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90"/>
        </w:trPr>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w:t>
            </w:r>
            <w:r>
              <w:rPr>
                <w:rFonts w:asciiTheme="minorEastAsia" w:eastAsiaTheme="minorEastAsia" w:hAnsiTheme="minorEastAsia"/>
                <w:sz w:val="18"/>
                <w:szCs w:val="18"/>
              </w:rPr>
              <w:t>ndustry</w:t>
            </w:r>
            <w:r>
              <w:rPr>
                <w:rFonts w:asciiTheme="minorEastAsia" w:eastAsiaTheme="minorEastAsia" w:hAnsiTheme="minorEastAsia" w:hint="eastAsia"/>
                <w:sz w:val="18"/>
                <w:szCs w:val="18"/>
              </w:rPr>
              <w:t>Name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行业名称</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F26409">
            <w:pPr>
              <w:rPr>
                <w:rFonts w:asciiTheme="minorEastAsia" w:eastAsiaTheme="minorEastAsia" w:hAnsiTheme="minorEastAsia"/>
                <w:sz w:val="18"/>
                <w:szCs w:val="18"/>
              </w:rPr>
            </w:pPr>
            <w:hyperlink w:anchor="_行业代码和行业名称" w:history="1">
              <w:r w:rsidR="00DE4E0F">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source</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访问终端类型</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904" w:type="dxa"/>
          </w:tcPr>
          <w:p w:rsidR="004A5541" w:rsidRDefault="00F26409">
            <w:pPr>
              <w:rPr>
                <w:rFonts w:asciiTheme="minorEastAsia" w:eastAsiaTheme="minorEastAsia" w:hAnsiTheme="minorEastAsia"/>
                <w:sz w:val="18"/>
                <w:szCs w:val="18"/>
              </w:rPr>
            </w:pPr>
            <w:hyperlink w:anchor="_6.11._来源" w:history="1">
              <w:r w:rsidR="00DE4E0F">
                <w:rPr>
                  <w:rStyle w:val="aa"/>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summary</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摘要</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交易内容摘要。最多20个字符</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20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扩展参数</w:t>
            </w: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0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响应参数中将原样返回</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 w:rsidR="004A5541" w:rsidRDefault="00DE4E0F">
      <w:r>
        <w:rPr>
          <w:rFonts w:hint="eastAsia"/>
        </w:rPr>
        <w:t>注意：</w:t>
      </w:r>
    </w:p>
    <w:p w:rsidR="004A5541" w:rsidRDefault="00DE4E0F">
      <w:pPr>
        <w:numPr>
          <w:ilvl w:val="0"/>
          <w:numId w:val="39"/>
        </w:numPr>
      </w:pPr>
      <w:r>
        <w:rPr>
          <w:rFonts w:hint="eastAsia"/>
        </w:rPr>
        <w:t>订单金额</w:t>
      </w:r>
      <w:r>
        <w:rPr>
          <w:rFonts w:hint="eastAsia"/>
        </w:rPr>
        <w:t>=</w:t>
      </w:r>
      <w:r>
        <w:rPr>
          <w:rFonts w:hint="eastAsia"/>
        </w:rPr>
        <w:t>收款列表总金额</w:t>
      </w:r>
      <w:r>
        <w:rPr>
          <w:rFonts w:hint="eastAsia"/>
        </w:rPr>
        <w:t>+</w:t>
      </w:r>
      <w:r>
        <w:rPr>
          <w:rFonts w:hint="eastAsia"/>
        </w:rPr>
        <w:t>手续费；</w:t>
      </w:r>
    </w:p>
    <w:p w:rsidR="004A5541" w:rsidRDefault="00DE4E0F">
      <w:pPr>
        <w:numPr>
          <w:ilvl w:val="0"/>
          <w:numId w:val="39"/>
        </w:numPr>
      </w:pPr>
      <w:r>
        <w:rPr>
          <w:rFonts w:hint="eastAsia"/>
        </w:rPr>
        <w:t>托管代收支付方式支持直接从银行账户支付、虚拟账户余额支付，建议使用后者（先充值后做托管代收）；</w:t>
      </w:r>
    </w:p>
    <w:p w:rsidR="004A5541" w:rsidRDefault="004A5541"/>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389"/>
        <w:gridCol w:w="737"/>
        <w:gridCol w:w="1183"/>
        <w:gridCol w:w="1085"/>
        <w:gridCol w:w="175"/>
        <w:gridCol w:w="959"/>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signedValue</w:t>
            </w:r>
          </w:p>
        </w:tc>
        <w:tc>
          <w:tcPr>
            <w:tcW w:w="9072" w:type="dxa"/>
            <w:gridSpan w:val="8"/>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13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orderNo</w:t>
            </w:r>
          </w:p>
        </w:tc>
        <w:tc>
          <w:tcPr>
            <w:tcW w:w="192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存管通订单号</w:t>
            </w:r>
          </w:p>
        </w:tc>
        <w:tc>
          <w:tcPr>
            <w:tcW w:w="126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369" w:type="dxa"/>
            <w:gridSpan w:val="2"/>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13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192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26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369" w:type="dxa"/>
            <w:gridSpan w:val="2"/>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13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pay</w:t>
            </w:r>
            <w:r>
              <w:rPr>
                <w:rFonts w:asciiTheme="minorEastAsia" w:eastAsiaTheme="minorEastAsia" w:hAnsiTheme="minorEastAsia" w:hint="eastAsia"/>
                <w:sz w:val="18"/>
                <w:szCs w:val="18"/>
              </w:rPr>
              <w:t>C</w:t>
            </w:r>
            <w:r>
              <w:rPr>
                <w:rFonts w:asciiTheme="minorEastAsia" w:eastAsiaTheme="minorEastAsia" w:hAnsiTheme="minorEastAsia"/>
                <w:sz w:val="18"/>
                <w:szCs w:val="18"/>
              </w:rPr>
              <w:t>ode</w:t>
            </w:r>
          </w:p>
        </w:tc>
        <w:tc>
          <w:tcPr>
            <w:tcW w:w="192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POS支付的付款码</w:t>
            </w:r>
          </w:p>
        </w:tc>
        <w:tc>
          <w:tcPr>
            <w:tcW w:w="1260" w:type="dxa"/>
            <w:gridSpan w:val="2"/>
          </w:tcPr>
          <w:p w:rsidR="004A5541" w:rsidRDefault="004A5541">
            <w:pPr>
              <w:rPr>
                <w:rFonts w:asciiTheme="minorEastAsia" w:eastAsiaTheme="minorEastAsia" w:hAnsiTheme="minorEastAsia"/>
                <w:sz w:val="18"/>
                <w:szCs w:val="18"/>
              </w:rPr>
            </w:pPr>
          </w:p>
        </w:tc>
        <w:tc>
          <w:tcPr>
            <w:tcW w:w="336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6位数字 订单POS支付时必传</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1384" w:type="dxa"/>
            <w:vMerge/>
          </w:tcPr>
          <w:p w:rsidR="004A5541" w:rsidRDefault="004A5541">
            <w:pPr>
              <w:rPr>
                <w:rFonts w:asciiTheme="minorEastAsia" w:eastAsiaTheme="minorEastAsia" w:hAnsiTheme="minorEastAsia"/>
                <w:sz w:val="18"/>
                <w:szCs w:val="18"/>
              </w:rPr>
            </w:pPr>
          </w:p>
        </w:tc>
        <w:tc>
          <w:tcPr>
            <w:tcW w:w="138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192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扩展参数</w:t>
            </w:r>
          </w:p>
        </w:tc>
        <w:tc>
          <w:tcPr>
            <w:tcW w:w="126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369"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原样返回</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77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192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26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369" w:type="dxa"/>
            <w:gridSpan w:val="2"/>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77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192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26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369"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77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192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26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369"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 w:rsidR="004A5541" w:rsidRDefault="00DE4E0F">
      <w:pPr>
        <w:pStyle w:val="3"/>
        <w:numPr>
          <w:ilvl w:val="2"/>
          <w:numId w:val="1"/>
        </w:numPr>
        <w:rPr>
          <w:rFonts w:asciiTheme="minorEastAsia" w:eastAsiaTheme="minorEastAsia" w:hAnsiTheme="minorEastAsia"/>
        </w:rPr>
      </w:pPr>
      <w:bookmarkStart w:id="139" w:name="_Toc12220"/>
      <w:bookmarkStart w:id="140" w:name="_Toc32091"/>
      <w:r>
        <w:rPr>
          <w:rFonts w:asciiTheme="minorEastAsia" w:eastAsiaTheme="minorEastAsia" w:hAnsiTheme="minorEastAsia" w:hint="eastAsia"/>
        </w:rPr>
        <w:t>单笔托管代付</w:t>
      </w:r>
      <w:bookmarkEnd w:id="139"/>
      <w:bookmarkEnd w:id="140"/>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w:t>
      </w:r>
    </w:p>
    <w:p w:rsidR="004A5541" w:rsidRDefault="00DE4E0F">
      <w:pPr>
        <w:numPr>
          <w:ilvl w:val="0"/>
          <w:numId w:val="40"/>
        </w:numPr>
        <w:rPr>
          <w:rFonts w:asciiTheme="minorEastAsia" w:eastAsiaTheme="minorEastAsia" w:hAnsiTheme="minorEastAsia"/>
        </w:rPr>
      </w:pPr>
      <w:r>
        <w:rPr>
          <w:rFonts w:asciiTheme="minorEastAsia" w:eastAsiaTheme="minorEastAsia" w:hAnsiTheme="minorEastAsia" w:hint="eastAsia"/>
        </w:rPr>
        <w:t>托管代收交易即将资金从中间账户划拨到用户余额，用于放款或确认还款。</w:t>
      </w:r>
    </w:p>
    <w:p w:rsidR="004A5541" w:rsidRDefault="00DE4E0F">
      <w:pPr>
        <w:numPr>
          <w:ilvl w:val="0"/>
          <w:numId w:val="40"/>
        </w:numPr>
        <w:rPr>
          <w:rFonts w:asciiTheme="minorEastAsia" w:eastAsiaTheme="minorEastAsia" w:hAnsiTheme="minorEastAsia"/>
        </w:rPr>
      </w:pPr>
      <w:r>
        <w:rPr>
          <w:rFonts w:asciiTheme="minorEastAsia" w:eastAsiaTheme="minorEastAsia" w:hAnsiTheme="minorEastAsia" w:hint="eastAsia"/>
        </w:rPr>
        <w:t>每笔托管代付只支持一个收款人。</w:t>
      </w:r>
    </w:p>
    <w:p w:rsidR="004A5541" w:rsidRDefault="00DE4E0F">
      <w:pPr>
        <w:numPr>
          <w:ilvl w:val="0"/>
          <w:numId w:val="40"/>
        </w:numPr>
        <w:rPr>
          <w:rFonts w:asciiTheme="minorEastAsia" w:eastAsiaTheme="minorEastAsia" w:hAnsiTheme="minorEastAsia"/>
        </w:rPr>
      </w:pPr>
      <w:r>
        <w:rPr>
          <w:rFonts w:asciiTheme="minorEastAsia" w:eastAsiaTheme="minorEastAsia" w:hAnsiTheme="minorEastAsia" w:hint="eastAsia"/>
        </w:rPr>
        <w:t>托管代付需要指定托管代收订单信息，收款人（bizUserId）必须与托管代收订单中的收款列表匹配。</w:t>
      </w:r>
    </w:p>
    <w:p w:rsidR="004A5541" w:rsidRDefault="00DE4E0F">
      <w:pPr>
        <w:numPr>
          <w:ilvl w:val="0"/>
          <w:numId w:val="40"/>
        </w:numPr>
        <w:rPr>
          <w:rFonts w:asciiTheme="minorEastAsia" w:eastAsiaTheme="minorEastAsia" w:hAnsiTheme="minorEastAsia"/>
        </w:rPr>
      </w:pPr>
      <w:r>
        <w:rPr>
          <w:rFonts w:asciiTheme="minorEastAsia" w:eastAsiaTheme="minorEastAsia" w:hAnsiTheme="minorEastAsia" w:hint="eastAsia"/>
        </w:rPr>
        <w:t>托管代付支持全额代付、部分金额代付。</w:t>
      </w:r>
    </w:p>
    <w:p w:rsidR="004A5541" w:rsidRDefault="00DE4E0F">
      <w:pPr>
        <w:numPr>
          <w:ilvl w:val="0"/>
          <w:numId w:val="40"/>
        </w:numPr>
        <w:rPr>
          <w:rFonts w:asciiTheme="minorEastAsia" w:eastAsiaTheme="minorEastAsia" w:hAnsiTheme="minorEastAsia"/>
        </w:rPr>
      </w:pPr>
      <w:r>
        <w:rPr>
          <w:rFonts w:asciiTheme="minorEastAsia" w:eastAsiaTheme="minorEastAsia" w:hAnsiTheme="minorEastAsia" w:hint="eastAsia"/>
        </w:rPr>
        <w:t>支持代付到用户余额、代付到收款人已绑定的银行账户（银行卡或银行对公账户）。</w:t>
      </w:r>
    </w:p>
    <w:p w:rsidR="004A5541" w:rsidRDefault="00DE4E0F">
      <w:pPr>
        <w:numPr>
          <w:ilvl w:val="0"/>
          <w:numId w:val="40"/>
        </w:numPr>
        <w:rPr>
          <w:rFonts w:asciiTheme="minorEastAsia" w:eastAsiaTheme="minorEastAsia" w:hAnsiTheme="minorEastAsia"/>
        </w:rPr>
      </w:pPr>
      <w:r>
        <w:rPr>
          <w:rFonts w:asciiTheme="minorEastAsia" w:eastAsiaTheme="minorEastAsia" w:hAnsiTheme="minorEastAsia" w:hint="eastAsia"/>
        </w:rPr>
        <w:t>支付成功条件：status = OK且payStatus = success。</w:t>
      </w:r>
    </w:p>
    <w:p w:rsidR="004A5541" w:rsidRDefault="00DE4E0F">
      <w:pPr>
        <w:numPr>
          <w:ilvl w:val="0"/>
          <w:numId w:val="40"/>
        </w:numPr>
        <w:rPr>
          <w:rFonts w:asciiTheme="minorEastAsia" w:eastAsiaTheme="minorEastAsia" w:hAnsiTheme="minorEastAsia"/>
        </w:rPr>
      </w:pPr>
      <w:r>
        <w:rPr>
          <w:rFonts w:asciiTheme="minorEastAsia" w:eastAsiaTheme="minorEastAsia" w:hAnsiTheme="minorEastAsia" w:hint="eastAsia"/>
        </w:rPr>
        <w:t>托管代付不需要支付确认（代付到银行账户也不需要支付确认，与提现申请不同）。</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8"/>
        <w:gridCol w:w="690"/>
        <w:gridCol w:w="1770"/>
        <w:gridCol w:w="452"/>
        <w:gridCol w:w="1798"/>
        <w:gridCol w:w="470"/>
        <w:gridCol w:w="700"/>
        <w:gridCol w:w="434"/>
        <w:gridCol w:w="2746"/>
        <w:gridCol w:w="798"/>
      </w:tblGrid>
      <w:tr w:rsidR="004A5541">
        <w:tc>
          <w:tcPr>
            <w:tcW w:w="3510" w:type="dxa"/>
            <w:gridSpan w:val="4"/>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74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79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46" w:type="dxa"/>
          </w:tcPr>
          <w:p w:rsidR="004A5541" w:rsidRDefault="004A5541">
            <w:pPr>
              <w:rPr>
                <w:rFonts w:asciiTheme="minorEastAsia" w:eastAsiaTheme="minorEastAsia" w:hAnsiTheme="minorEastAsia"/>
                <w:sz w:val="18"/>
                <w:szCs w:val="18"/>
              </w:rPr>
            </w:pP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gridSpan w:val="2"/>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gridSpan w:val="2"/>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746" w:type="dxa"/>
          </w:tcPr>
          <w:p w:rsidR="004A5541" w:rsidRDefault="004A5541">
            <w:pPr>
              <w:rPr>
                <w:rStyle w:val="apple-style-span"/>
                <w:rFonts w:asciiTheme="minorEastAsia" w:eastAsiaTheme="minorEastAsia" w:hAnsiTheme="minorEastAsia"/>
                <w:color w:val="000000"/>
                <w:sz w:val="18"/>
                <w:szCs w:val="18"/>
              </w:rPr>
            </w:pPr>
          </w:p>
        </w:tc>
        <w:tc>
          <w:tcPr>
            <w:tcW w:w="798"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gridSpan w:val="2"/>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gridSpan w:val="2"/>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746"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798"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9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eq</w:t>
            </w:r>
          </w:p>
        </w:tc>
        <w:tc>
          <w:tcPr>
            <w:tcW w:w="9858" w:type="dxa"/>
            <w:gridSpan w:val="9"/>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598" w:type="dxa"/>
            <w:vMerge/>
          </w:tcPr>
          <w:p w:rsidR="004A5541" w:rsidRDefault="004A5541">
            <w:pPr>
              <w:rPr>
                <w:rFonts w:asciiTheme="minorEastAsia" w:eastAsiaTheme="minorEastAsia" w:hAnsiTheme="minorEastAsia"/>
                <w:sz w:val="18"/>
                <w:szCs w:val="18"/>
              </w:rPr>
            </w:pPr>
          </w:p>
        </w:tc>
        <w:tc>
          <w:tcPr>
            <w:tcW w:w="2912"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2912"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signalAgentPay</w:t>
            </w: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68" w:type="dxa"/>
            <w:gridSpan w:val="8"/>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80" w:type="dxa"/>
            <w:gridSpan w:val="2"/>
          </w:tcPr>
          <w:p w:rsidR="004A5541" w:rsidRDefault="004A5541">
            <w:pPr>
              <w:rPr>
                <w:rFonts w:asciiTheme="minorEastAsia" w:eastAsiaTheme="minorEastAsia" w:hAnsiTheme="minorEastAsia"/>
                <w:sz w:val="18"/>
                <w:szCs w:val="18"/>
              </w:rPr>
            </w:pP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collectPayList</w:t>
            </w:r>
          </w:p>
        </w:tc>
        <w:tc>
          <w:tcPr>
            <w:tcW w:w="225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源托管代收订单付款信息</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cs="Calibri" w:hint="eastAsia"/>
                <w:color w:val="000000"/>
                <w:sz w:val="18"/>
                <w:szCs w:val="18"/>
              </w:rPr>
              <w:t>JSONArray</w:t>
            </w:r>
          </w:p>
        </w:tc>
        <w:tc>
          <w:tcPr>
            <w:tcW w:w="3180" w:type="dxa"/>
            <w:gridSpan w:val="2"/>
          </w:tcPr>
          <w:p w:rsidR="004A5541" w:rsidRDefault="00F26409">
            <w:pPr>
              <w:rPr>
                <w:rFonts w:asciiTheme="minorEastAsia" w:eastAsiaTheme="minorEastAsia" w:hAnsiTheme="minorEastAsia" w:cs="Calibri"/>
                <w:color w:val="000000"/>
                <w:sz w:val="18"/>
                <w:szCs w:val="18"/>
              </w:rPr>
            </w:pPr>
            <w:hyperlink w:anchor="_订单付款信息" w:history="1">
              <w:r w:rsidR="00DE4E0F">
                <w:rPr>
                  <w:rStyle w:val="aa"/>
                  <w:rFonts w:asciiTheme="minorEastAsia" w:eastAsiaTheme="minorEastAsia" w:hAnsiTheme="minorEastAsia" w:hint="default"/>
                  <w:sz w:val="18"/>
                  <w:szCs w:val="18"/>
                </w:rPr>
                <w:t>详</w:t>
              </w:r>
              <w:bookmarkStart w:id="141" w:name="_Hlt444247528"/>
              <w:r w:rsidR="00DE4E0F">
                <w:rPr>
                  <w:rStyle w:val="aa"/>
                  <w:rFonts w:asciiTheme="minorEastAsia" w:eastAsiaTheme="minorEastAsia" w:hAnsiTheme="minorEastAsia" w:hint="default"/>
                  <w:sz w:val="18"/>
                  <w:szCs w:val="18"/>
                </w:rPr>
                <w:t>细</w:t>
              </w:r>
              <w:bookmarkEnd w:id="141"/>
            </w:hyperlink>
            <w:r w:rsidR="00DE4E0F">
              <w:rPr>
                <w:rStyle w:val="aa"/>
                <w:rFonts w:asciiTheme="minorEastAsia" w:eastAsiaTheme="minorEastAsia" w:hAnsiTheme="minorEastAsia" w:hint="default"/>
                <w:sz w:val="18"/>
                <w:szCs w:val="18"/>
                <w:u w:val="none"/>
              </w:rPr>
              <w:t xml:space="preserve"> </w:t>
            </w:r>
            <w:r w:rsidR="00DE4E0F">
              <w:rPr>
                <w:rFonts w:asciiTheme="minorEastAsia" w:eastAsiaTheme="minorEastAsia" w:hAnsiTheme="minorEastAsia" w:hint="eastAsia"/>
                <w:sz w:val="18"/>
                <w:szCs w:val="18"/>
              </w:rPr>
              <w:t>最多支持100个</w:t>
            </w:r>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bizUserId</w:t>
            </w:r>
          </w:p>
        </w:tc>
        <w:tc>
          <w:tcPr>
            <w:tcW w:w="225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P2P系统用户唯一编号</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8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托管代收订单中指定的收款人</w:t>
            </w:r>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accountSetNo</w:t>
            </w:r>
          </w:p>
        </w:tc>
        <w:tc>
          <w:tcPr>
            <w:tcW w:w="225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收款人的账户集编号。</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cs="Calibri" w:hint="eastAsia"/>
                <w:color w:val="000000"/>
                <w:sz w:val="18"/>
                <w:szCs w:val="18"/>
              </w:rPr>
              <w:t>String</w:t>
            </w:r>
          </w:p>
        </w:tc>
        <w:tc>
          <w:tcPr>
            <w:tcW w:w="318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存管系统分配的账户集编号</w:t>
            </w:r>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80" w:type="dxa"/>
            <w:gridSpan w:val="2"/>
          </w:tcPr>
          <w:p w:rsidR="004A5541" w:rsidRDefault="004A5541">
            <w:pPr>
              <w:rPr>
                <w:rFonts w:asciiTheme="minorEastAsia" w:eastAsiaTheme="minorEastAsia" w:hAnsiTheme="minorEastAsia"/>
                <w:sz w:val="18"/>
                <w:szCs w:val="18"/>
              </w:rPr>
            </w:pPr>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payToBankCardInfo</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代付到银行账户的信息</w:t>
            </w:r>
          </w:p>
        </w:tc>
        <w:tc>
          <w:tcPr>
            <w:tcW w:w="117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JSONObject</w:t>
            </w:r>
          </w:p>
        </w:tc>
        <w:tc>
          <w:tcPr>
            <w:tcW w:w="318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 xml:space="preserve">如代付到银行账户必填 </w:t>
            </w:r>
            <w:hyperlink w:anchor="_代付到银行卡信息" w:history="1">
              <w:r>
                <w:rPr>
                  <w:rStyle w:val="aa"/>
                  <w:rFonts w:asciiTheme="minorEastAsia" w:eastAsiaTheme="minorEastAsia" w:hAnsiTheme="minorEastAsia" w:cs="Calibri" w:hint="default"/>
                  <w:sz w:val="18"/>
                  <w:szCs w:val="18"/>
                </w:rPr>
                <w:t>详</w:t>
              </w:r>
              <w:bookmarkStart w:id="142" w:name="_Hlt437347739"/>
              <w:r>
                <w:rPr>
                  <w:rStyle w:val="aa"/>
                  <w:rFonts w:asciiTheme="minorEastAsia" w:eastAsiaTheme="minorEastAsia" w:hAnsiTheme="minorEastAsia" w:cs="Calibri" w:hint="default"/>
                  <w:sz w:val="18"/>
                  <w:szCs w:val="18"/>
                </w:rPr>
                <w:t>细</w:t>
              </w:r>
              <w:bookmarkEnd w:id="142"/>
            </w:hyperlink>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否</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amount</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总金额</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cs="Calibri" w:hint="eastAsia"/>
                <w:color w:val="000000"/>
                <w:sz w:val="18"/>
                <w:szCs w:val="18"/>
              </w:rPr>
              <w:t>Long</w:t>
            </w:r>
          </w:p>
        </w:tc>
        <w:tc>
          <w:tcPr>
            <w:tcW w:w="318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fee</w:t>
            </w:r>
          </w:p>
        </w:tc>
        <w:tc>
          <w:tcPr>
            <w:tcW w:w="225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手续费</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cs="Calibri" w:hint="eastAsia"/>
                <w:color w:val="000000"/>
                <w:sz w:val="18"/>
                <w:szCs w:val="18"/>
              </w:rPr>
              <w:t>Long</w:t>
            </w:r>
          </w:p>
        </w:tc>
        <w:tc>
          <w:tcPr>
            <w:tcW w:w="318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内扣，单位分。如不收费填0</w:t>
            </w:r>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splitRuleList</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分账规则</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cs="Calibri" w:hint="eastAsia"/>
                <w:color w:val="000000"/>
                <w:sz w:val="18"/>
                <w:szCs w:val="18"/>
              </w:rPr>
              <w:t>JSONArray</w:t>
            </w:r>
          </w:p>
        </w:tc>
        <w:tc>
          <w:tcPr>
            <w:tcW w:w="3180" w:type="dxa"/>
            <w:gridSpan w:val="2"/>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内扣，支持分账到用户或者平台</w:t>
            </w:r>
            <w:hyperlink w:anchor="_订单详情" w:history="1">
              <w:r>
                <w:rPr>
                  <w:rStyle w:val="aa"/>
                  <w:rFonts w:asciiTheme="minorEastAsia" w:eastAsiaTheme="minorEastAsia" w:hAnsiTheme="minorEastAsia" w:hint="default"/>
                  <w:sz w:val="18"/>
                  <w:szCs w:val="18"/>
                </w:rPr>
                <w:t>详</w:t>
              </w:r>
              <w:bookmarkStart w:id="143" w:name="_Hlt434999689"/>
              <w:bookmarkStart w:id="144" w:name="_Hlt434999688"/>
              <w:r>
                <w:rPr>
                  <w:rStyle w:val="aa"/>
                  <w:rFonts w:asciiTheme="minorEastAsia" w:eastAsiaTheme="minorEastAsia" w:hAnsiTheme="minorEastAsia" w:hint="default"/>
                  <w:sz w:val="18"/>
                  <w:szCs w:val="18"/>
                </w:rPr>
                <w:t>细</w:t>
              </w:r>
              <w:bookmarkEnd w:id="143"/>
              <w:bookmarkEnd w:id="144"/>
            </w:hyperlink>
          </w:p>
        </w:tc>
        <w:tc>
          <w:tcPr>
            <w:tcW w:w="79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否</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goodsType</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商品类型</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3180" w:type="dxa"/>
            <w:gridSpan w:val="2"/>
          </w:tcPr>
          <w:p w:rsidR="004A5541" w:rsidRDefault="00F26409">
            <w:pPr>
              <w:rPr>
                <w:rFonts w:asciiTheme="minorEastAsia" w:eastAsiaTheme="minorEastAsia" w:hAnsiTheme="minorEastAsia"/>
                <w:sz w:val="18"/>
                <w:szCs w:val="18"/>
              </w:rPr>
            </w:pPr>
            <w:hyperlink w:anchor="_6.8._商品类型" w:history="1">
              <w:r w:rsidR="00DE4E0F">
                <w:rPr>
                  <w:rStyle w:val="aa"/>
                  <w:rFonts w:asciiTheme="minorEastAsia" w:eastAsiaTheme="minorEastAsia" w:hAnsiTheme="minorEastAsia" w:hint="default"/>
                  <w:sz w:val="18"/>
                  <w:szCs w:val="18"/>
                </w:rPr>
                <w:t>详</w:t>
              </w:r>
              <w:bookmarkStart w:id="145" w:name="_Hlt430866474"/>
              <w:r w:rsidR="00DE4E0F">
                <w:rPr>
                  <w:rStyle w:val="aa"/>
                  <w:rFonts w:asciiTheme="minorEastAsia" w:eastAsiaTheme="minorEastAsia" w:hAnsiTheme="minorEastAsia" w:hint="default"/>
                  <w:sz w:val="18"/>
                  <w:szCs w:val="18"/>
                </w:rPr>
                <w:t>细</w:t>
              </w:r>
              <w:bookmarkEnd w:id="145"/>
            </w:hyperlink>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goodsNo</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80" w:type="dxa"/>
            <w:gridSpan w:val="2"/>
          </w:tcPr>
          <w:p w:rsidR="004A5541" w:rsidRDefault="004A5541">
            <w:pPr>
              <w:rPr>
                <w:rFonts w:asciiTheme="minorEastAsia" w:eastAsiaTheme="minorEastAsia" w:hAnsiTheme="minorEastAsia"/>
                <w:sz w:val="18"/>
                <w:szCs w:val="18"/>
              </w:rPr>
            </w:pP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tradeCode</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业务码</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80" w:type="dxa"/>
            <w:gridSpan w:val="2"/>
          </w:tcPr>
          <w:p w:rsidR="004A5541" w:rsidRDefault="00F26409">
            <w:pPr>
              <w:rPr>
                <w:rFonts w:asciiTheme="minorEastAsia" w:eastAsiaTheme="minorEastAsia" w:hAnsiTheme="minorEastAsia"/>
                <w:sz w:val="18"/>
                <w:szCs w:val="18"/>
              </w:rPr>
            </w:pPr>
            <w:hyperlink w:anchor="_交易码_1" w:history="1">
              <w:r w:rsidR="00DE4E0F">
                <w:rPr>
                  <w:rStyle w:val="ac"/>
                  <w:rFonts w:asciiTheme="minorEastAsia" w:eastAsiaTheme="minorEastAsia" w:hAnsiTheme="minorEastAsia" w:hint="default"/>
                  <w:sz w:val="18"/>
                  <w:szCs w:val="18"/>
                </w:rPr>
                <w:t>详细</w:t>
              </w:r>
            </w:hyperlink>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summary</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摘要</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8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最多20个字符</w:t>
            </w: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98" w:type="dxa"/>
            <w:vMerge/>
          </w:tcPr>
          <w:p w:rsidR="004A5541" w:rsidRDefault="004A5541">
            <w:pPr>
              <w:rPr>
                <w:rFonts w:asciiTheme="minorEastAsia" w:eastAsiaTheme="minorEastAsia" w:hAnsiTheme="minorEastAsia"/>
                <w:sz w:val="18"/>
                <w:szCs w:val="18"/>
              </w:rPr>
            </w:pPr>
          </w:p>
        </w:tc>
        <w:tc>
          <w:tcPr>
            <w:tcW w:w="690" w:type="dxa"/>
            <w:vMerge/>
          </w:tcPr>
          <w:p w:rsidR="004A5541" w:rsidRDefault="004A5541">
            <w:pPr>
              <w:rPr>
                <w:rFonts w:asciiTheme="minorEastAsia" w:eastAsiaTheme="minorEastAsia" w:hAnsiTheme="minorEastAsia"/>
                <w:sz w:val="18"/>
                <w:szCs w:val="18"/>
              </w:rPr>
            </w:pPr>
          </w:p>
        </w:tc>
        <w:tc>
          <w:tcPr>
            <w:tcW w:w="177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225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扩展参数</w:t>
            </w:r>
          </w:p>
        </w:tc>
        <w:tc>
          <w:tcPr>
            <w:tcW w:w="117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8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响应参数中将原样返回</w:t>
            </w:r>
          </w:p>
        </w:tc>
        <w:tc>
          <w:tcPr>
            <w:tcW w:w="79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554"/>
        <w:gridCol w:w="1695"/>
        <w:gridCol w:w="2279"/>
        <w:gridCol w:w="2761"/>
        <w:gridCol w:w="783"/>
      </w:tblGrid>
      <w:tr w:rsidR="004A5541">
        <w:tc>
          <w:tcPr>
            <w:tcW w:w="2938"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169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2279"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761"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783"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293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16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227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78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15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payStatus</w:t>
            </w:r>
          </w:p>
        </w:tc>
        <w:tc>
          <w:tcPr>
            <w:tcW w:w="16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托管代付状态</w:t>
            </w:r>
          </w:p>
          <w:p w:rsidR="004A5541" w:rsidRDefault="004A5541">
            <w:pPr>
              <w:rPr>
                <w:rFonts w:asciiTheme="minorEastAsia" w:eastAsiaTheme="minorEastAsia" w:hAnsiTheme="minorEastAsia"/>
                <w:sz w:val="18"/>
                <w:szCs w:val="18"/>
              </w:rPr>
            </w:pPr>
          </w:p>
          <w:p w:rsidR="004A5541" w:rsidRDefault="004A5541">
            <w:pPr>
              <w:rPr>
                <w:rFonts w:asciiTheme="minorEastAsia" w:eastAsiaTheme="minorEastAsia" w:hAnsiTheme="minorEastAsia"/>
                <w:sz w:val="18"/>
                <w:szCs w:val="18"/>
              </w:rPr>
            </w:pPr>
          </w:p>
        </w:tc>
        <w:tc>
          <w:tcPr>
            <w:tcW w:w="227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成功：success</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进行中：pending</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失败：fail</w:t>
            </w:r>
          </w:p>
        </w:tc>
        <w:tc>
          <w:tcPr>
            <w:tcW w:w="78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15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payFailMessage</w:t>
            </w:r>
          </w:p>
        </w:tc>
        <w:tc>
          <w:tcPr>
            <w:tcW w:w="16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支付失败信息</w:t>
            </w:r>
          </w:p>
        </w:tc>
        <w:tc>
          <w:tcPr>
            <w:tcW w:w="227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只有payStatus为fail时有效</w:t>
            </w:r>
          </w:p>
        </w:tc>
        <w:tc>
          <w:tcPr>
            <w:tcW w:w="78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15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orderNo</w:t>
            </w:r>
          </w:p>
        </w:tc>
        <w:tc>
          <w:tcPr>
            <w:tcW w:w="16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存管通订单号</w:t>
            </w:r>
          </w:p>
        </w:tc>
        <w:tc>
          <w:tcPr>
            <w:tcW w:w="227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tcPr>
          <w:p w:rsidR="004A5541" w:rsidRDefault="004A5541">
            <w:pPr>
              <w:rPr>
                <w:rFonts w:asciiTheme="minorEastAsia" w:eastAsiaTheme="minorEastAsia" w:hAnsiTheme="minorEastAsia"/>
                <w:sz w:val="18"/>
                <w:szCs w:val="18"/>
              </w:rPr>
            </w:pPr>
          </w:p>
        </w:tc>
        <w:tc>
          <w:tcPr>
            <w:tcW w:w="78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15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16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227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tcPr>
          <w:p w:rsidR="004A5541" w:rsidRDefault="004A5541">
            <w:pPr>
              <w:rPr>
                <w:rFonts w:asciiTheme="minorEastAsia" w:eastAsiaTheme="minorEastAsia" w:hAnsiTheme="minorEastAsia"/>
                <w:sz w:val="18"/>
                <w:szCs w:val="18"/>
              </w:rPr>
            </w:pPr>
          </w:p>
        </w:tc>
        <w:tc>
          <w:tcPr>
            <w:tcW w:w="78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155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16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扩展参数</w:t>
            </w:r>
          </w:p>
        </w:tc>
        <w:tc>
          <w:tcPr>
            <w:tcW w:w="227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原样返回</w:t>
            </w:r>
          </w:p>
        </w:tc>
        <w:tc>
          <w:tcPr>
            <w:tcW w:w="78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93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16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227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vAlign w:val="center"/>
          </w:tcPr>
          <w:p w:rsidR="004A5541" w:rsidRDefault="004A5541">
            <w:pPr>
              <w:rPr>
                <w:rFonts w:asciiTheme="minorEastAsia" w:eastAsiaTheme="minorEastAsia" w:hAnsiTheme="minorEastAsia"/>
                <w:sz w:val="18"/>
                <w:szCs w:val="18"/>
              </w:rPr>
            </w:pPr>
          </w:p>
        </w:tc>
        <w:tc>
          <w:tcPr>
            <w:tcW w:w="78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93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16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227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78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938"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16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227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6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78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注意：</w:t>
      </w:r>
    </w:p>
    <w:p w:rsidR="004A5541" w:rsidRDefault="00DE4E0F">
      <w:pPr>
        <w:numPr>
          <w:ilvl w:val="0"/>
          <w:numId w:val="41"/>
        </w:numPr>
        <w:rPr>
          <w:rFonts w:asciiTheme="minorEastAsia" w:eastAsiaTheme="minorEastAsia" w:hAnsiTheme="minorEastAsia"/>
        </w:rPr>
      </w:pPr>
      <w:r>
        <w:rPr>
          <w:rFonts w:asciiTheme="minorEastAsia" w:eastAsiaTheme="minorEastAsia" w:hAnsiTheme="minorEastAsia" w:hint="eastAsia"/>
        </w:rPr>
        <w:t>如果是托管代付到银行账户，支付状态发生变化时还将发送异步通知，托管代付到银行账户在成功和失败时都会通知商户。</w:t>
      </w:r>
    </w:p>
    <w:p w:rsidR="004A5541" w:rsidRDefault="00DE4E0F">
      <w:pPr>
        <w:pStyle w:val="3"/>
        <w:numPr>
          <w:ilvl w:val="2"/>
          <w:numId w:val="1"/>
        </w:numPr>
        <w:rPr>
          <w:rFonts w:asciiTheme="minorEastAsia" w:eastAsiaTheme="minorEastAsia" w:hAnsiTheme="minorEastAsia"/>
        </w:rPr>
      </w:pPr>
      <w:bookmarkStart w:id="146" w:name="_Toc19086"/>
      <w:bookmarkStart w:id="147" w:name="_Toc4320"/>
      <w:r>
        <w:rPr>
          <w:rFonts w:asciiTheme="minorEastAsia" w:eastAsiaTheme="minorEastAsia" w:hAnsiTheme="minorEastAsia" w:hint="eastAsia"/>
        </w:rPr>
        <w:t>批量托管代付</w:t>
      </w:r>
      <w:bookmarkEnd w:id="146"/>
      <w:bookmarkEnd w:id="147"/>
    </w:p>
    <w:p w:rsidR="004A5541" w:rsidRDefault="00DE4E0F">
      <w:pPr>
        <w:rPr>
          <w:rFonts w:asciiTheme="minorEastAsia" w:eastAsiaTheme="minorEastAsia" w:hAnsiTheme="minorEastAsia"/>
        </w:rPr>
      </w:pPr>
      <w:r>
        <w:rPr>
          <w:rFonts w:asciiTheme="minorEastAsia" w:eastAsiaTheme="minorEastAsia" w:hAnsiTheme="minorEastAsia" w:hint="eastAsia"/>
        </w:rPr>
        <w:t>说明：批量托管代付即对于标的编号和业务</w:t>
      </w:r>
      <w:proofErr w:type="gramStart"/>
      <w:r>
        <w:rPr>
          <w:rFonts w:asciiTheme="minorEastAsia" w:eastAsiaTheme="minorEastAsia" w:hAnsiTheme="minorEastAsia" w:hint="eastAsia"/>
        </w:rPr>
        <w:t>码相同</w:t>
      </w:r>
      <w:proofErr w:type="gramEnd"/>
      <w:r>
        <w:rPr>
          <w:rFonts w:asciiTheme="minorEastAsia" w:eastAsiaTheme="minorEastAsia" w:hAnsiTheme="minorEastAsia" w:hint="eastAsia"/>
        </w:rPr>
        <w:t>的若干笔托管代付交易，打包成一个批次进行处理。一般用于确认还款。</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42"/>
        </w:numPr>
        <w:rPr>
          <w:rFonts w:asciiTheme="minorEastAsia" w:eastAsiaTheme="minorEastAsia" w:hAnsiTheme="minorEastAsia"/>
        </w:rPr>
      </w:pPr>
      <w:r>
        <w:rPr>
          <w:rFonts w:asciiTheme="minorEastAsia" w:eastAsiaTheme="minorEastAsia" w:hAnsiTheme="minorEastAsia" w:hint="eastAsia"/>
        </w:rPr>
        <w:t>批次中的每笔托管代付交易同单笔托管代付。</w:t>
      </w:r>
    </w:p>
    <w:p w:rsidR="004A5541" w:rsidRDefault="00DE4E0F">
      <w:pPr>
        <w:numPr>
          <w:ilvl w:val="0"/>
          <w:numId w:val="42"/>
        </w:numPr>
        <w:rPr>
          <w:rFonts w:asciiTheme="minorEastAsia" w:eastAsiaTheme="minorEastAsia" w:hAnsiTheme="minorEastAsia"/>
        </w:rPr>
      </w:pPr>
      <w:r>
        <w:rPr>
          <w:rFonts w:asciiTheme="minorEastAsia" w:eastAsiaTheme="minorEastAsia" w:hAnsiTheme="minorEastAsia" w:hint="eastAsia"/>
        </w:rPr>
        <w:t>批次中的每笔托管代付交易付款目标账户类型必须一致，不支持既有代付到余额又有代付到银行账户。</w:t>
      </w:r>
    </w:p>
    <w:p w:rsidR="004A5541" w:rsidRDefault="00DE4E0F">
      <w:pPr>
        <w:numPr>
          <w:ilvl w:val="0"/>
          <w:numId w:val="42"/>
        </w:numPr>
        <w:rPr>
          <w:rFonts w:asciiTheme="minorEastAsia" w:eastAsiaTheme="minorEastAsia" w:hAnsiTheme="minorEastAsia"/>
        </w:rPr>
      </w:pPr>
      <w:r>
        <w:rPr>
          <w:rFonts w:asciiTheme="minorEastAsia" w:eastAsiaTheme="minorEastAsia" w:hAnsiTheme="minorEastAsia" w:hint="eastAsia"/>
        </w:rPr>
        <w:t>每笔托管代付订单是否成功，以异步通知为准，同步返回只表示调用是否成功。</w:t>
      </w:r>
    </w:p>
    <w:p w:rsidR="004A5541" w:rsidRDefault="00DE4E0F">
      <w:pPr>
        <w:numPr>
          <w:ilvl w:val="0"/>
          <w:numId w:val="42"/>
        </w:numPr>
        <w:rPr>
          <w:rFonts w:asciiTheme="minorEastAsia" w:eastAsiaTheme="minorEastAsia" w:hAnsiTheme="minorEastAsia"/>
        </w:rPr>
      </w:pPr>
      <w:r>
        <w:rPr>
          <w:rFonts w:asciiTheme="minorEastAsia" w:eastAsiaTheme="minorEastAsia" w:hAnsiTheme="minorEastAsia" w:hint="eastAsia"/>
        </w:rPr>
        <w:t>代付到余额时，有成功、失败两种状态，</w:t>
      </w:r>
      <w:r>
        <w:rPr>
          <w:rFonts w:asciiTheme="minorEastAsia" w:eastAsiaTheme="minorEastAsia" w:hAnsiTheme="minorEastAsia" w:hint="eastAsia"/>
          <w:color w:val="FF0000"/>
        </w:rPr>
        <w:t>只</w:t>
      </w:r>
      <w:r>
        <w:rPr>
          <w:rFonts w:asciiTheme="minorEastAsia" w:eastAsiaTheme="minorEastAsia" w:hAnsiTheme="minorEastAsia" w:hint="eastAsia"/>
        </w:rPr>
        <w:t>在成功时会发送异步通知。</w:t>
      </w:r>
    </w:p>
    <w:p w:rsidR="004A5541" w:rsidRDefault="00DE4E0F">
      <w:pPr>
        <w:numPr>
          <w:ilvl w:val="0"/>
          <w:numId w:val="42"/>
        </w:numPr>
        <w:rPr>
          <w:rFonts w:asciiTheme="minorEastAsia" w:eastAsiaTheme="minorEastAsia" w:hAnsiTheme="minorEastAsia"/>
        </w:rPr>
      </w:pPr>
      <w:r>
        <w:rPr>
          <w:rFonts w:asciiTheme="minorEastAsia" w:eastAsiaTheme="minorEastAsia" w:hAnsiTheme="minorEastAsia" w:hint="eastAsia"/>
        </w:rPr>
        <w:t>代付到银行账户时，有成功、进行中、失败三种状态，都会发送异步通知。</w:t>
      </w:r>
    </w:p>
    <w:p w:rsidR="004A5541" w:rsidRDefault="004A5541">
      <w:pPr>
        <w:ind w:left="425"/>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lastRenderedPageBreak/>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batchAgentPay</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bizBatchNo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w:t>
            </w:r>
            <w:proofErr w:type="gramStart"/>
            <w:r>
              <w:rPr>
                <w:rFonts w:asciiTheme="minorEastAsia" w:eastAsiaTheme="minorEastAsia" w:hAnsiTheme="minorEastAsia" w:hint="eastAsia"/>
                <w:sz w:val="18"/>
                <w:szCs w:val="18"/>
              </w:rPr>
              <w:t>批次号</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batchPayList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批量代付列表</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tc>
        <w:bookmarkStart w:id="148" w:name="_Hlt433799776"/>
        <w:tc>
          <w:tcPr>
            <w:tcW w:w="2410" w:type="dxa"/>
          </w:tcPr>
          <w:p w:rsidR="004A5541" w:rsidRDefault="00F26409">
            <w:pPr>
              <w:rPr>
                <w:rFonts w:asciiTheme="minorEastAsia" w:eastAsiaTheme="minorEastAsia" w:hAnsiTheme="minorEastAsia"/>
                <w:sz w:val="18"/>
                <w:szCs w:val="18"/>
              </w:rPr>
            </w:pPr>
            <w:r>
              <w:rPr>
                <w:rFonts w:asciiTheme="minorEastAsia" w:eastAsiaTheme="minorEastAsia" w:hAnsiTheme="minorEastAsia"/>
                <w:sz w:val="18"/>
                <w:szCs w:val="18"/>
              </w:rPr>
              <w:fldChar w:fldCharType="begin"/>
            </w:r>
            <w:r w:rsidR="00DE4E0F">
              <w:rPr>
                <w:rFonts w:asciiTheme="minorEastAsia" w:eastAsiaTheme="minorEastAsia" w:hAnsiTheme="minorEastAsia"/>
                <w:sz w:val="18"/>
                <w:szCs w:val="18"/>
              </w:rPr>
              <w:instrText xml:space="preserve"> HYPERLINK  \l "</w:instrText>
            </w:r>
            <w:r w:rsidR="00DE4E0F">
              <w:rPr>
                <w:rFonts w:asciiTheme="minorEastAsia" w:eastAsiaTheme="minorEastAsia" w:hAnsiTheme="minorEastAsia" w:hint="eastAsia"/>
                <w:sz w:val="18"/>
                <w:szCs w:val="18"/>
              </w:rPr>
              <w:instrText>_收款方列表-代付</w:instrText>
            </w:r>
            <w:r w:rsidR="00DE4E0F">
              <w:rPr>
                <w:rFonts w:asciiTheme="minorEastAsia" w:eastAsiaTheme="minorEastAsia" w:hAnsiTheme="minorEastAsia"/>
                <w:sz w:val="18"/>
                <w:szCs w:val="18"/>
              </w:rPr>
              <w:instrText>"</w:instrText>
            </w:r>
            <w:r>
              <w:rPr>
                <w:rFonts w:asciiTheme="minorEastAsia" w:eastAsiaTheme="minorEastAsia" w:hAnsiTheme="minorEastAsia"/>
                <w:sz w:val="18"/>
                <w:szCs w:val="18"/>
              </w:rPr>
              <w:fldChar w:fldCharType="separate"/>
            </w:r>
            <w:r w:rsidR="00DE4E0F">
              <w:rPr>
                <w:rStyle w:val="aa"/>
                <w:rFonts w:asciiTheme="minorEastAsia" w:eastAsiaTheme="minorEastAsia" w:hAnsiTheme="minorEastAsia" w:hint="default"/>
                <w:sz w:val="18"/>
                <w:szCs w:val="18"/>
              </w:rPr>
              <w:t>详</w:t>
            </w:r>
            <w:bookmarkStart w:id="149" w:name="_Hlt433791330"/>
            <w:bookmarkStart w:id="150" w:name="_Hlt438804770"/>
            <w:bookmarkStart w:id="151" w:name="_Hlt433799394"/>
            <w:bookmarkStart w:id="152" w:name="_Hlt438716014"/>
            <w:bookmarkStart w:id="153" w:name="_Hlt433790933"/>
            <w:bookmarkStart w:id="154" w:name="_Hlt433620178"/>
            <w:bookmarkStart w:id="155" w:name="_Hlt438716013"/>
            <w:r w:rsidR="00DE4E0F">
              <w:rPr>
                <w:rStyle w:val="aa"/>
                <w:rFonts w:asciiTheme="minorEastAsia" w:eastAsiaTheme="minorEastAsia" w:hAnsiTheme="minorEastAsia" w:hint="default"/>
                <w:sz w:val="18"/>
                <w:szCs w:val="18"/>
              </w:rPr>
              <w:t>细</w:t>
            </w:r>
            <w:bookmarkEnd w:id="149"/>
            <w:bookmarkEnd w:id="150"/>
            <w:bookmarkEnd w:id="151"/>
            <w:bookmarkEnd w:id="152"/>
            <w:bookmarkEnd w:id="153"/>
            <w:bookmarkEnd w:id="154"/>
            <w:bookmarkEnd w:id="155"/>
            <w:r>
              <w:rPr>
                <w:rFonts w:asciiTheme="minorEastAsia" w:eastAsiaTheme="minorEastAsia" w:hAnsiTheme="minorEastAsia"/>
                <w:sz w:val="18"/>
                <w:szCs w:val="18"/>
              </w:rPr>
              <w:fldChar w:fldCharType="end"/>
            </w:r>
            <w:bookmarkEnd w:id="148"/>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商品类型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6.8._商品类型" w:history="1">
              <w:r w:rsidR="00DE4E0F">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tradeCode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业务码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F26409">
            <w:pPr>
              <w:rPr>
                <w:rFonts w:asciiTheme="minorEastAsia" w:eastAsiaTheme="minorEastAsia" w:hAnsiTheme="minorEastAsia"/>
                <w:sz w:val="18"/>
                <w:szCs w:val="18"/>
              </w:rPr>
            </w:pPr>
            <w:hyperlink w:anchor="_交易码_1" w:history="1">
              <w:r w:rsidR="00DE4E0F">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p w:rsidR="004A5541" w:rsidRDefault="004A5541">
            <w:pPr>
              <w:jc w:val="center"/>
              <w:rPr>
                <w:rFonts w:asciiTheme="minorEastAsia" w:eastAsiaTheme="minorEastAsia" w:hAnsiTheme="minorEastAsia"/>
                <w:sz w:val="18"/>
                <w:szCs w:val="18"/>
              </w:rPr>
            </w:pPr>
          </w:p>
        </w:tc>
        <w:tc>
          <w:tcPr>
            <w:tcW w:w="9072"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bizBatchNo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w:t>
            </w:r>
            <w:proofErr w:type="gramStart"/>
            <w:r>
              <w:rPr>
                <w:rFonts w:asciiTheme="minorEastAsia" w:eastAsiaTheme="minorEastAsia" w:hAnsiTheme="minorEastAsia" w:hint="eastAsia"/>
                <w:sz w:val="18"/>
                <w:szCs w:val="18"/>
              </w:rPr>
              <w:t>批次号</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56" w:name="_Toc29830"/>
      <w:bookmarkStart w:id="157" w:name="_Toc7417"/>
      <w:r>
        <w:rPr>
          <w:rFonts w:asciiTheme="minorEastAsia" w:eastAsiaTheme="minorEastAsia" w:hAnsiTheme="minorEastAsia" w:hint="eastAsia"/>
        </w:rPr>
        <w:t>确认支付【后台+短信验证码验证</w:t>
      </w:r>
      <w:bookmarkEnd w:id="156"/>
      <w:r>
        <w:rPr>
          <w:rFonts w:asciiTheme="minorEastAsia" w:eastAsiaTheme="minorEastAsia" w:hAnsiTheme="minorEastAsia" w:hint="eastAsia"/>
        </w:rPr>
        <w:t>】</w:t>
      </w:r>
      <w:bookmarkEnd w:id="157"/>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p</w:t>
            </w:r>
            <w:r>
              <w:rPr>
                <w:rFonts w:asciiTheme="minorEastAsia" w:eastAsiaTheme="minorEastAsia" w:hAnsiTheme="minorEastAsia" w:hint="eastAsia"/>
                <w:sz w:val="18"/>
                <w:szCs w:val="18"/>
              </w:rPr>
              <w:t>ay</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w:t>
            </w:r>
            <w:r>
              <w:rPr>
                <w:rFonts w:asciiTheme="minorEastAsia" w:eastAsiaTheme="minorEastAsia" w:hAnsiTheme="minorEastAsia"/>
                <w:sz w:val="18"/>
                <w:szCs w:val="18"/>
              </w:rPr>
              <w:t>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verificationCode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短信验证码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consumerIp</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ip地址</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用户公网IP</w:t>
            </w:r>
            <w:proofErr w:type="gramStart"/>
            <w:r>
              <w:rPr>
                <w:rFonts w:asciiTheme="minorEastAsia" w:eastAsiaTheme="minorEastAsia" w:hAnsiTheme="minorEastAsia" w:hint="eastAsia"/>
                <w:sz w:val="18"/>
                <w:szCs w:val="18"/>
              </w:rPr>
              <w:t>用于风控校验</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686"/>
        <w:gridCol w:w="858"/>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68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85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85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bookmarkStart w:id="158" w:name="OLE_LINK1" w:colFirst="1" w:colLast="5"/>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支付状态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成功：success</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进行中：pending</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失败：fail</w:t>
            </w:r>
          </w:p>
        </w:tc>
        <w:tc>
          <w:tcPr>
            <w:tcW w:w="85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payFailMessage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支付失败信息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只有payStatus为fail时有效</w:t>
            </w:r>
          </w:p>
        </w:tc>
        <w:tc>
          <w:tcPr>
            <w:tcW w:w="85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bookmarkEnd w:id="158"/>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tcPr>
          <w:p w:rsidR="004A5541" w:rsidRDefault="004A5541">
            <w:pPr>
              <w:rPr>
                <w:rFonts w:asciiTheme="minorEastAsia" w:eastAsiaTheme="minorEastAsia" w:hAnsiTheme="minorEastAsia"/>
                <w:sz w:val="18"/>
                <w:szCs w:val="18"/>
              </w:rPr>
            </w:pPr>
          </w:p>
        </w:tc>
        <w:tc>
          <w:tcPr>
            <w:tcW w:w="85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w:t>
            </w:r>
            <w:r>
              <w:rPr>
                <w:rFonts w:asciiTheme="minorEastAsia" w:eastAsiaTheme="minorEastAsia" w:hAnsiTheme="minorEastAsia"/>
                <w:sz w:val="18"/>
                <w:szCs w:val="18"/>
              </w:rPr>
              <w:t>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tcPr>
          <w:p w:rsidR="004A5541" w:rsidRDefault="004A5541">
            <w:pPr>
              <w:rPr>
                <w:rFonts w:asciiTheme="minorEastAsia" w:eastAsiaTheme="minorEastAsia" w:hAnsiTheme="minorEastAsia"/>
                <w:sz w:val="18"/>
                <w:szCs w:val="18"/>
              </w:rPr>
            </w:pPr>
          </w:p>
        </w:tc>
        <w:tc>
          <w:tcPr>
            <w:tcW w:w="85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vAlign w:val="center"/>
          </w:tcPr>
          <w:p w:rsidR="004A5541" w:rsidRDefault="004A5541">
            <w:pPr>
              <w:rPr>
                <w:rFonts w:asciiTheme="minorEastAsia" w:eastAsiaTheme="minorEastAsia" w:hAnsiTheme="minorEastAsia"/>
                <w:sz w:val="18"/>
                <w:szCs w:val="18"/>
              </w:rPr>
            </w:pPr>
          </w:p>
        </w:tc>
        <w:tc>
          <w:tcPr>
            <w:tcW w:w="85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5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5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注意：支付状态发生变化时还将发送异步通知，提现和托管代付到银行账户在成功和失败时都会通知商户；其他订单只在成功时会通知商户。</w:t>
      </w:r>
    </w:p>
    <w:p w:rsidR="004A5541" w:rsidRDefault="00DE4E0F">
      <w:pPr>
        <w:pStyle w:val="3"/>
        <w:numPr>
          <w:ilvl w:val="2"/>
          <w:numId w:val="1"/>
        </w:numPr>
        <w:rPr>
          <w:rFonts w:asciiTheme="minorEastAsia" w:eastAsiaTheme="minorEastAsia" w:hAnsiTheme="minorEastAsia"/>
        </w:rPr>
      </w:pPr>
      <w:bookmarkStart w:id="159" w:name="_前台支付"/>
      <w:bookmarkStart w:id="160" w:name="_Toc31687"/>
      <w:bookmarkStart w:id="161" w:name="_Toc3429"/>
      <w:bookmarkEnd w:id="159"/>
      <w:r>
        <w:rPr>
          <w:rFonts w:asciiTheme="minorEastAsia" w:eastAsiaTheme="minorEastAsia" w:hAnsiTheme="minorEastAsia" w:hint="eastAsia"/>
        </w:rPr>
        <w:t>确认支付【前台+短信验证码验证】</w:t>
      </w:r>
      <w:bookmarkEnd w:id="160"/>
      <w:bookmarkEnd w:id="161"/>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43"/>
        </w:numPr>
        <w:rPr>
          <w:rFonts w:asciiTheme="minorEastAsia" w:eastAsiaTheme="minorEastAsia" w:hAnsiTheme="minorEastAsia"/>
        </w:rPr>
      </w:pPr>
      <w:r>
        <w:rPr>
          <w:rFonts w:asciiTheme="minorEastAsia" w:eastAsiaTheme="minorEastAsia" w:hAnsiTheme="minorEastAsia" w:hint="eastAsia"/>
        </w:rPr>
        <w:t>使用网关支付时，必须调用该接口。</w:t>
      </w:r>
    </w:p>
    <w:p w:rsidR="004A5541" w:rsidRDefault="00DE4E0F">
      <w:pPr>
        <w:numPr>
          <w:ilvl w:val="0"/>
          <w:numId w:val="43"/>
        </w:numPr>
        <w:rPr>
          <w:rFonts w:asciiTheme="minorEastAsia" w:eastAsiaTheme="minorEastAsia" w:hAnsiTheme="minorEastAsia" w:cs="Calibri"/>
          <w:szCs w:val="21"/>
        </w:rPr>
      </w:pPr>
      <w:r>
        <w:rPr>
          <w:rFonts w:asciiTheme="minorEastAsia" w:eastAsiaTheme="minorEastAsia" w:hAnsiTheme="minorEastAsia" w:hint="eastAsia"/>
        </w:rPr>
        <w:t>发送的数据要进行urlencode编码。</w:t>
      </w:r>
    </w:p>
    <w:p w:rsidR="004A5541" w:rsidRDefault="00DE4E0F">
      <w:pPr>
        <w:numPr>
          <w:ilvl w:val="0"/>
          <w:numId w:val="43"/>
        </w:numPr>
        <w:rPr>
          <w:rFonts w:asciiTheme="minorEastAsia" w:eastAsiaTheme="minorEastAsia" w:hAnsiTheme="minorEastAsia"/>
        </w:rPr>
      </w:pPr>
      <w:r>
        <w:rPr>
          <w:rFonts w:asciiTheme="minorEastAsia" w:eastAsiaTheme="minorEastAsia" w:hAnsiTheme="minorEastAsia" w:hint="eastAsia"/>
        </w:rPr>
        <w:t>测试环境网关地址：</w:t>
      </w:r>
      <w:hyperlink r:id="rId14" w:history="1">
        <w:r>
          <w:rPr>
            <w:rFonts w:asciiTheme="minorEastAsia" w:eastAsiaTheme="minorEastAsia" w:hAnsiTheme="minorEastAsia"/>
          </w:rPr>
          <w:t>http://122.227.225.142:23661/service/gateway/frontTrans.do</w:t>
        </w:r>
      </w:hyperlink>
    </w:p>
    <w:p w:rsidR="004A5541" w:rsidRDefault="00DE4E0F">
      <w:pPr>
        <w:numPr>
          <w:ilvl w:val="0"/>
          <w:numId w:val="43"/>
        </w:numPr>
        <w:rPr>
          <w:rFonts w:asciiTheme="minorEastAsia" w:eastAsiaTheme="minorEastAsia" w:hAnsiTheme="minorEastAsia"/>
        </w:rPr>
      </w:pPr>
      <w:r>
        <w:rPr>
          <w:rFonts w:asciiTheme="minorEastAsia" w:eastAsiaTheme="minorEastAsia" w:hAnsiTheme="minorEastAsia" w:hint="eastAsia"/>
        </w:rPr>
        <w:t>生产环境网关地址：</w:t>
      </w:r>
      <w:hyperlink r:id="rId15" w:history="1">
        <w:r>
          <w:rPr>
            <w:rFonts w:asciiTheme="minorEastAsia" w:eastAsiaTheme="minorEastAsia" w:hAnsiTheme="minorEastAsia"/>
          </w:rPr>
          <w:t>https://yun.allinpay.com/yungateway/frontTrans.do</w:t>
        </w:r>
      </w:hyperlink>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8"/>
        <w:gridCol w:w="780"/>
        <w:gridCol w:w="1725"/>
        <w:gridCol w:w="2040"/>
        <w:gridCol w:w="1095"/>
        <w:gridCol w:w="3174"/>
        <w:gridCol w:w="1134"/>
      </w:tblGrid>
      <w:tr w:rsidR="004A5541">
        <w:tc>
          <w:tcPr>
            <w:tcW w:w="3013"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04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09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317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013"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013"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040"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095"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3174"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013"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040"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095"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3174"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013"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948"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508" w:type="dxa"/>
            <w:vMerge/>
          </w:tcPr>
          <w:p w:rsidR="004A5541" w:rsidRDefault="004A5541">
            <w:pPr>
              <w:rPr>
                <w:rFonts w:asciiTheme="minorEastAsia" w:eastAsiaTheme="minorEastAsia" w:hAnsiTheme="minorEastAsia"/>
                <w:sz w:val="18"/>
                <w:szCs w:val="18"/>
              </w:rPr>
            </w:pPr>
          </w:p>
        </w:tc>
        <w:tc>
          <w:tcPr>
            <w:tcW w:w="250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250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78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68"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508"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w:t>
            </w:r>
            <w:r>
              <w:rPr>
                <w:rFonts w:asciiTheme="minorEastAsia" w:eastAsiaTheme="minorEastAsia" w:hAnsiTheme="minorEastAsia"/>
                <w:sz w:val="18"/>
                <w:szCs w:val="18"/>
              </w:rPr>
              <w:t>rderNo</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08"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verificationCode</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短信验证码</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必填条件（与）：</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1、有除网关之外的支付方式，如余额。</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2、交易验证方式为短信验证码。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508"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consumerIp</w:t>
            </w:r>
          </w:p>
        </w:tc>
        <w:tc>
          <w:tcPr>
            <w:tcW w:w="2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ip地址</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7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用户公网IP</w:t>
            </w:r>
            <w:proofErr w:type="gramStart"/>
            <w:r>
              <w:rPr>
                <w:rFonts w:asciiTheme="minorEastAsia" w:eastAsiaTheme="minorEastAsia" w:hAnsiTheme="minorEastAsia" w:hint="eastAsia"/>
                <w:sz w:val="18"/>
                <w:szCs w:val="18"/>
              </w:rPr>
              <w:t>用于风控校验</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62" w:name="_Toc24860"/>
      <w:r>
        <w:rPr>
          <w:rFonts w:asciiTheme="minorEastAsia" w:eastAsiaTheme="minorEastAsia" w:hAnsiTheme="minorEastAsia" w:hint="eastAsia"/>
        </w:rPr>
        <w:t>确认支付【银行H5交互+支付密码验证】</w:t>
      </w:r>
      <w:bookmarkEnd w:id="162"/>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44"/>
        </w:numPr>
        <w:ind w:left="426"/>
        <w:rPr>
          <w:rFonts w:asciiTheme="minorEastAsia" w:eastAsiaTheme="minorEastAsia" w:hAnsiTheme="minorEastAsia"/>
        </w:rPr>
      </w:pPr>
      <w:r>
        <w:rPr>
          <w:rFonts w:asciiTheme="minorEastAsia" w:eastAsiaTheme="minorEastAsia" w:hAnsiTheme="minorEastAsia" w:hint="eastAsia"/>
        </w:rPr>
        <w:t>仅支持个人用户。</w:t>
      </w:r>
    </w:p>
    <w:p w:rsidR="004A5541" w:rsidRDefault="00DE4E0F">
      <w:pPr>
        <w:numPr>
          <w:ilvl w:val="0"/>
          <w:numId w:val="44"/>
        </w:numPr>
        <w:ind w:left="426"/>
        <w:rPr>
          <w:rFonts w:asciiTheme="minorEastAsia" w:eastAsiaTheme="minorEastAsia" w:hAnsiTheme="minorEastAsia"/>
        </w:rPr>
      </w:pPr>
      <w:r>
        <w:rPr>
          <w:rFonts w:asciiTheme="minorEastAsia" w:eastAsiaTheme="minorEastAsia" w:hAnsiTheme="minorEastAsia" w:hint="eastAsia"/>
        </w:rPr>
        <w:t>以前台网页形式调用。</w:t>
      </w:r>
    </w:p>
    <w:p w:rsidR="002C3885" w:rsidRPr="002C3885" w:rsidRDefault="002C3885" w:rsidP="002C3885">
      <w:pPr>
        <w:numPr>
          <w:ilvl w:val="0"/>
          <w:numId w:val="44"/>
        </w:numPr>
        <w:ind w:left="426"/>
        <w:rPr>
          <w:rFonts w:asciiTheme="minorEastAsia" w:eastAsiaTheme="minorEastAsia" w:hAnsiTheme="minorEastAsia"/>
        </w:rPr>
      </w:pPr>
      <w:r w:rsidRPr="002C3885">
        <w:rPr>
          <w:rFonts w:asciiTheme="minorEastAsia" w:eastAsiaTheme="minorEastAsia" w:hAnsiTheme="minorEastAsia" w:hint="eastAsia"/>
        </w:rPr>
        <w:t>目前仅支持订单类型：提现订单、业务码为1001的托管代收订单。</w:t>
      </w:r>
    </w:p>
    <w:p w:rsidR="004A5541" w:rsidRDefault="00DE4E0F">
      <w:pPr>
        <w:numPr>
          <w:ilvl w:val="0"/>
          <w:numId w:val="44"/>
        </w:numPr>
        <w:ind w:left="426"/>
        <w:rPr>
          <w:rFonts w:asciiTheme="minorEastAsia" w:eastAsiaTheme="minorEastAsia" w:hAnsiTheme="minorEastAsia"/>
        </w:rPr>
      </w:pPr>
      <w:r>
        <w:rPr>
          <w:rFonts w:asciiTheme="minorEastAsia" w:eastAsiaTheme="minorEastAsia" w:hAnsiTheme="minorEastAsia" w:hint="eastAsia"/>
        </w:rPr>
        <w:t>测试环境地址：</w:t>
      </w:r>
      <w:hyperlink r:id="rId16" w:history="1">
        <w:r>
          <w:rPr>
            <w:rStyle w:val="ac"/>
            <w:rFonts w:asciiTheme="minorEastAsia" w:eastAsiaTheme="minorEastAsia" w:hAnsiTheme="minorEastAsia" w:hint="default"/>
          </w:rPr>
          <w:t>http://122.227.225.142:23661/pwd/payOrder.html</w:t>
        </w:r>
      </w:hyperlink>
    </w:p>
    <w:p w:rsidR="004A5541" w:rsidRPr="002C3885" w:rsidRDefault="00DE4E0F">
      <w:pPr>
        <w:numPr>
          <w:ilvl w:val="0"/>
          <w:numId w:val="44"/>
        </w:numPr>
        <w:ind w:left="426"/>
        <w:rPr>
          <w:rStyle w:val="ac"/>
          <w:rFonts w:asciiTheme="minorEastAsia" w:eastAsiaTheme="minorEastAsia" w:hAnsiTheme="minorEastAsia" w:cs="黑体" w:hint="default"/>
          <w:color w:val="auto"/>
          <w:sz w:val="21"/>
          <w:szCs w:val="22"/>
          <w:u w:val="none"/>
        </w:rPr>
      </w:pPr>
      <w:r>
        <w:rPr>
          <w:rFonts w:asciiTheme="minorEastAsia" w:eastAsiaTheme="minorEastAsia" w:hAnsiTheme="minorEastAsia" w:hint="eastAsia"/>
        </w:rPr>
        <w:t>生产环境地址：</w:t>
      </w:r>
      <w:hyperlink r:id="rId17" w:history="1">
        <w:r w:rsidR="002C3885" w:rsidRPr="004D357A">
          <w:rPr>
            <w:rStyle w:val="ac"/>
            <w:rFonts w:asciiTheme="minorEastAsia" w:eastAsiaTheme="minorEastAsia" w:hAnsiTheme="minorEastAsia" w:hint="default"/>
          </w:rPr>
          <w:t>https://yun.allinpay.com/yungateway/pwd/payOrder.html</w:t>
        </w:r>
      </w:hyperlink>
    </w:p>
    <w:p w:rsidR="002C3885" w:rsidRPr="002C3885" w:rsidRDefault="002C3885" w:rsidP="002C3885">
      <w:pPr>
        <w:ind w:left="426"/>
        <w:rPr>
          <w:rStyle w:val="ac"/>
          <w:rFonts w:asciiTheme="minorEastAsia" w:eastAsiaTheme="minorEastAsia" w:hAnsiTheme="minorEastAsia" w:cs="黑体" w:hint="default"/>
          <w:color w:val="auto"/>
          <w:sz w:val="21"/>
          <w:szCs w:val="22"/>
          <w:u w:val="none"/>
        </w:rPr>
      </w:pPr>
      <w:bookmarkStart w:id="163" w:name="_GoBack"/>
      <w:bookmarkEnd w:id="163"/>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41"/>
        <w:gridCol w:w="810"/>
        <w:gridCol w:w="1185"/>
        <w:gridCol w:w="2820"/>
        <w:gridCol w:w="1556"/>
        <w:gridCol w:w="2410"/>
        <w:gridCol w:w="1134"/>
      </w:tblGrid>
      <w:tr w:rsidR="004A5541">
        <w:trPr>
          <w:jc w:val="center"/>
        </w:trPr>
        <w:tc>
          <w:tcPr>
            <w:tcW w:w="2536"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82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556"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253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253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820"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556"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253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820"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556"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2536"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val="restart"/>
            <w:vAlign w:val="center"/>
          </w:tcPr>
          <w:p w:rsidR="004A5541" w:rsidRDefault="00DE4E0F">
            <w:pPr>
              <w:rPr>
                <w:rFonts w:asciiTheme="minorEastAsia" w:eastAsiaTheme="minorEastAsia" w:hAnsiTheme="minorEastAsia"/>
                <w:i/>
                <w:sz w:val="18"/>
                <w:szCs w:val="18"/>
              </w:rPr>
            </w:pPr>
            <w:r>
              <w:rPr>
                <w:rFonts w:asciiTheme="minorEastAsia" w:eastAsiaTheme="minorEastAsia" w:hAnsiTheme="minorEastAsia" w:hint="eastAsia"/>
                <w:sz w:val="18"/>
                <w:szCs w:val="18"/>
              </w:rPr>
              <w:t>req</w:t>
            </w:r>
          </w:p>
        </w:tc>
        <w:tc>
          <w:tcPr>
            <w:tcW w:w="9915"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199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199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w:t>
            </w:r>
            <w:r>
              <w:rPr>
                <w:rFonts w:asciiTheme="minorEastAsia" w:eastAsiaTheme="minorEastAsia" w:hAnsiTheme="minorEastAsia" w:hint="eastAsia"/>
                <w:sz w:val="18"/>
                <w:szCs w:val="18"/>
              </w:rPr>
              <w:t>ethod</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81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05"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w:t>
            </w:r>
            <w:r>
              <w:rPr>
                <w:rFonts w:asciiTheme="minorEastAsia" w:eastAsiaTheme="minorEastAsia" w:hAnsiTheme="minorEastAsia"/>
                <w:sz w:val="18"/>
                <w:szCs w:val="18"/>
              </w:rPr>
              <w:t>rderNo</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确认支付后跳转返回的页面地址</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如果支付方式中有网关支付，无需上传此字段。</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541" w:type="dxa"/>
            <w:vMerge/>
          </w:tcPr>
          <w:p w:rsidR="004A5541" w:rsidRDefault="004A5541">
            <w:pPr>
              <w:rPr>
                <w:rFonts w:asciiTheme="minorEastAsia" w:eastAsiaTheme="minorEastAsia" w:hAnsiTheme="minorEastAsia"/>
                <w:sz w:val="18"/>
                <w:szCs w:val="18"/>
              </w:rPr>
            </w:pPr>
          </w:p>
        </w:tc>
        <w:tc>
          <w:tcPr>
            <w:tcW w:w="810" w:type="dxa"/>
            <w:vMerge/>
          </w:tcPr>
          <w:p w:rsidR="004A5541" w:rsidRDefault="004A5541">
            <w:pPr>
              <w:rPr>
                <w:rFonts w:asciiTheme="minorEastAsia" w:eastAsiaTheme="minorEastAsia" w:hAnsiTheme="minorEastAsia"/>
                <w:sz w:val="18"/>
                <w:szCs w:val="18"/>
              </w:rPr>
            </w:pPr>
          </w:p>
        </w:tc>
        <w:tc>
          <w:tcPr>
            <w:tcW w:w="11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consumerIp</w:t>
            </w:r>
          </w:p>
        </w:tc>
        <w:tc>
          <w:tcPr>
            <w:tcW w:w="282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ip地址</w:t>
            </w:r>
          </w:p>
        </w:tc>
        <w:tc>
          <w:tcPr>
            <w:tcW w:w="15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用户公网IP</w:t>
            </w:r>
            <w:proofErr w:type="gramStart"/>
            <w:r>
              <w:rPr>
                <w:rFonts w:asciiTheme="minorEastAsia" w:eastAsiaTheme="minorEastAsia" w:hAnsiTheme="minorEastAsia" w:hint="eastAsia"/>
                <w:sz w:val="18"/>
                <w:szCs w:val="18"/>
              </w:rPr>
              <w:t>用于风控校验</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p w:rsidR="004A5541" w:rsidRDefault="00DE4E0F">
      <w:pPr>
        <w:rPr>
          <w:rFonts w:asciiTheme="minorEastAsia" w:eastAsiaTheme="minorEastAsia" w:hAnsiTheme="minorEastAsia"/>
        </w:rPr>
      </w:pPr>
      <w:r>
        <w:rPr>
          <w:rFonts w:asciiTheme="minorEastAsia" w:eastAsiaTheme="minorEastAsia" w:hAnsiTheme="minorEastAsia" w:hint="eastAsia"/>
        </w:rPr>
        <w:t>下面为</w:t>
      </w:r>
      <w:r>
        <w:rPr>
          <w:rFonts w:asciiTheme="minorEastAsia" w:eastAsiaTheme="minorEastAsia" w:hAnsiTheme="minorEastAsia" w:hint="eastAsia"/>
          <w:sz w:val="18"/>
          <w:szCs w:val="18"/>
        </w:rPr>
        <w:t>jumpUrl</w:t>
      </w:r>
      <w:r>
        <w:rPr>
          <w:rFonts w:asciiTheme="minorEastAsia" w:eastAsiaTheme="minorEastAsia" w:hAnsiTheme="minorEastAsia" w:hint="eastAsia"/>
        </w:rPr>
        <w:t>返回的数据</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16"/>
        <w:gridCol w:w="18"/>
        <w:gridCol w:w="2644"/>
        <w:gridCol w:w="900"/>
      </w:tblGrid>
      <w:tr w:rsidR="004A5541">
        <w:trPr>
          <w:jc w:val="center"/>
        </w:trPr>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lastRenderedPageBreak/>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64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90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90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6"/>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trHeight w:val="335"/>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支付状态</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成功：success</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进行中：pending</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失败：fail</w:t>
            </w:r>
          </w:p>
        </w:tc>
        <w:tc>
          <w:tcPr>
            <w:tcW w:w="90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payFailMessage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支付失败信息</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只有payStatus为fail时有效</w:t>
            </w:r>
          </w:p>
        </w:tc>
        <w:tc>
          <w:tcPr>
            <w:tcW w:w="90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trHeight w:val="335"/>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tcPr>
          <w:p w:rsidR="004A5541" w:rsidRDefault="004A5541">
            <w:pPr>
              <w:rPr>
                <w:rFonts w:asciiTheme="minorEastAsia" w:eastAsiaTheme="minorEastAsia" w:hAnsiTheme="minorEastAsia"/>
                <w:sz w:val="18"/>
                <w:szCs w:val="18"/>
              </w:rPr>
            </w:pPr>
          </w:p>
        </w:tc>
        <w:tc>
          <w:tcPr>
            <w:tcW w:w="90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jc w:val="center"/>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tcPr>
          <w:p w:rsidR="004A5541" w:rsidRDefault="004A5541">
            <w:pPr>
              <w:rPr>
                <w:rFonts w:asciiTheme="minorEastAsia" w:eastAsiaTheme="minorEastAsia" w:hAnsiTheme="minorEastAsia"/>
                <w:sz w:val="18"/>
                <w:szCs w:val="18"/>
              </w:rPr>
            </w:pPr>
          </w:p>
        </w:tc>
        <w:tc>
          <w:tcPr>
            <w:tcW w:w="90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62" w:type="dxa"/>
            <w:gridSpan w:val="2"/>
            <w:vAlign w:val="center"/>
          </w:tcPr>
          <w:p w:rsidR="004A5541" w:rsidRDefault="004A5541">
            <w:pPr>
              <w:rPr>
                <w:rFonts w:asciiTheme="minorEastAsia" w:eastAsiaTheme="minorEastAsia" w:hAnsiTheme="minorEastAsia"/>
                <w:sz w:val="18"/>
                <w:szCs w:val="18"/>
              </w:rPr>
            </w:pPr>
          </w:p>
        </w:tc>
        <w:tc>
          <w:tcPr>
            <w:tcW w:w="90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62"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90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62"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90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注意：支付状态发生变化时还将发送异步通知，提现和托管代付到银行账户在成功和失败时都会通知商户；其他订单只在成功时会通知商户。</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buyerBizUserId":"C[@WJ3aCs0Y!","amount":10000,"result":"OK","bizOrderNo":"TB073682170613103130837007987","payDatetime":"-06-13 10:32:14","orderNo":"874454298040221696","extendInfo":"2"</w:t>
      </w:r>
    </w:p>
    <w:p w:rsidR="004A5541" w:rsidRDefault="00DE4E0F">
      <w:pPr>
        <w:rPr>
          <w:rFonts w:asciiTheme="minorEastAsia" w:eastAsiaTheme="minorEastAsia" w:hAnsiTheme="minorEastAsia"/>
        </w:rPr>
      </w:pPr>
      <w:r>
        <w:rPr>
          <w:rFonts w:asciiTheme="minorEastAsia" w:eastAsiaTheme="minorEastAsia" w:hAnsiTheme="minorEastAsia" w:hint="eastAsia"/>
        </w:rPr>
        <w:t>874454298040221696</w:t>
      </w:r>
    </w:p>
    <w:p w:rsidR="004A5541" w:rsidRDefault="00DE4E0F">
      <w:pPr>
        <w:rPr>
          <w:rFonts w:asciiTheme="minorEastAsia" w:eastAsiaTheme="minorEastAsia" w:hAnsiTheme="minorEastAsia"/>
        </w:rPr>
      </w:pPr>
      <w:r>
        <w:rPr>
          <w:rFonts w:asciiTheme="minorEastAsia" w:eastAsiaTheme="minorEastAsia" w:hAnsiTheme="minorEastAsia" w:hint="eastAsia"/>
        </w:rPr>
        <w:t>874838727808008192</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WEB示例（提现）</w:t>
      </w:r>
    </w:p>
    <w:p w:rsidR="004A5541" w:rsidRDefault="00DE4E0F">
      <w:pPr>
        <w:pStyle w:val="21"/>
        <w:ind w:left="360" w:firstLineChars="0" w:firstLine="0"/>
        <w:rPr>
          <w:rFonts w:ascii="宋体" w:hAnsi="宋体" w:cs="宋体"/>
        </w:rPr>
      </w:pPr>
      <w:r>
        <w:rPr>
          <w:rFonts w:ascii="宋体" w:hAnsi="宋体" w:cs="宋体" w:hint="eastAsia"/>
        </w:rPr>
        <w:t>提现PC:</w:t>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4849495" cy="34480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cstate="print"/>
                    <a:stretch>
                      <a:fillRect/>
                    </a:stretch>
                  </pic:blipFill>
                  <pic:spPr>
                    <a:xfrm>
                      <a:off x="0" y="0"/>
                      <a:ext cx="4856456" cy="3452609"/>
                    </a:xfrm>
                    <a:prstGeom prst="rect">
                      <a:avLst/>
                    </a:prstGeom>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rPr>
        <w:t>提现移动：</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2638425" cy="43967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cstate="print"/>
                    <a:stretch>
                      <a:fillRect/>
                    </a:stretch>
                  </pic:blipFill>
                  <pic:spPr>
                    <a:xfrm>
                      <a:off x="0" y="0"/>
                      <a:ext cx="2673089" cy="4455146"/>
                    </a:xfrm>
                    <a:prstGeom prst="rect">
                      <a:avLst/>
                    </a:prstGeom>
                  </pic:spPr>
                </pic:pic>
              </a:graphicData>
            </a:graphic>
          </wp:inline>
        </w:drawing>
      </w:r>
    </w:p>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WEB示例（投标）</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3505200" cy="3209290"/>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0" cstate="print"/>
                    <a:stretch>
                      <a:fillRect/>
                    </a:stretch>
                  </pic:blipFill>
                  <pic:spPr>
                    <a:xfrm>
                      <a:off x="0" y="0"/>
                      <a:ext cx="3527497" cy="3230212"/>
                    </a:xfrm>
                    <a:prstGeom prst="rect">
                      <a:avLst/>
                    </a:prstGeom>
                  </pic:spPr>
                </pic:pic>
              </a:graphicData>
            </a:graphic>
          </wp:inline>
        </w:drawing>
      </w:r>
    </w:p>
    <w:p w:rsidR="004A5541" w:rsidRDefault="004A5541">
      <w:pPr>
        <w:pStyle w:val="21"/>
        <w:ind w:left="360" w:firstLineChars="0" w:firstLine="0"/>
        <w:rPr>
          <w:rFonts w:ascii="宋体" w:hAnsi="宋体" w:cs="宋体"/>
        </w:rPr>
      </w:pPr>
    </w:p>
    <w:p w:rsidR="004A5541" w:rsidRDefault="00DE4E0F">
      <w:pPr>
        <w:pStyle w:val="21"/>
        <w:ind w:left="360" w:firstLineChars="0" w:firstLine="0"/>
        <w:rPr>
          <w:rFonts w:ascii="宋体" w:hAnsi="宋体" w:cs="宋体"/>
        </w:rPr>
      </w:pPr>
      <w:r>
        <w:rPr>
          <w:rFonts w:ascii="宋体" w:hAnsi="宋体" w:cs="宋体" w:hint="eastAsia"/>
        </w:rPr>
        <w:t>移动：</w:t>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2187575" cy="3502025"/>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cstate="print"/>
                    <a:stretch>
                      <a:fillRect/>
                    </a:stretch>
                  </pic:blipFill>
                  <pic:spPr>
                    <a:xfrm>
                      <a:off x="0" y="0"/>
                      <a:ext cx="2205235" cy="3530523"/>
                    </a:xfrm>
                    <a:prstGeom prst="rect">
                      <a:avLst/>
                    </a:prstGeom>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2187575" cy="1196340"/>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cstate="print"/>
                    <a:stretch>
                      <a:fillRect/>
                    </a:stretch>
                  </pic:blipFill>
                  <pic:spPr>
                    <a:xfrm>
                      <a:off x="0" y="0"/>
                      <a:ext cx="2234488" cy="1222238"/>
                    </a:xfrm>
                    <a:prstGeom prst="rect">
                      <a:avLst/>
                    </a:prstGeom>
                  </pic:spPr>
                </pic:pic>
              </a:graphicData>
            </a:graphic>
          </wp:inline>
        </w:drawing>
      </w: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64" w:name="_订单结果通知"/>
      <w:bookmarkStart w:id="165" w:name="_Toc13926"/>
      <w:bookmarkStart w:id="166" w:name="_Toc24590"/>
      <w:bookmarkEnd w:id="164"/>
      <w:r>
        <w:rPr>
          <w:rFonts w:asciiTheme="minorEastAsia" w:eastAsiaTheme="minorEastAsia" w:hAnsiTheme="minorEastAsia" w:hint="eastAsia"/>
        </w:rPr>
        <w:t>订单结果通知</w:t>
      </w:r>
      <w:bookmarkEnd w:id="165"/>
      <w:bookmarkEnd w:id="166"/>
    </w:p>
    <w:p w:rsidR="004A5541" w:rsidRDefault="00DE4E0F">
      <w:pPr>
        <w:jc w:val="left"/>
        <w:rPr>
          <w:rFonts w:asciiTheme="minorEastAsia" w:eastAsiaTheme="minorEastAsia" w:hAnsiTheme="minorEastAsia"/>
          <w:szCs w:val="21"/>
        </w:rPr>
      </w:pPr>
      <w:r>
        <w:rPr>
          <w:rFonts w:asciiTheme="minorEastAsia" w:eastAsiaTheme="minorEastAsia" w:hAnsiTheme="minorEastAsia" w:hint="eastAsia"/>
          <w:szCs w:val="21"/>
        </w:rPr>
        <w:t>注：</w:t>
      </w:r>
    </w:p>
    <w:p w:rsidR="004A5541" w:rsidRDefault="00DE4E0F">
      <w:pPr>
        <w:numPr>
          <w:ilvl w:val="0"/>
          <w:numId w:val="45"/>
        </w:numPr>
        <w:jc w:val="left"/>
        <w:rPr>
          <w:rFonts w:asciiTheme="minorEastAsia" w:eastAsiaTheme="minorEastAsia" w:hAnsiTheme="minorEastAsia"/>
          <w:szCs w:val="21"/>
        </w:rPr>
      </w:pPr>
      <w:r>
        <w:rPr>
          <w:rFonts w:asciiTheme="minorEastAsia" w:eastAsiaTheme="minorEastAsia" w:hAnsiTheme="minorEastAsia" w:hint="eastAsia"/>
          <w:szCs w:val="21"/>
        </w:rPr>
        <w:t>通知地址是商户在创建订单时提供的frontUrl或backUrl地址；</w:t>
      </w:r>
    </w:p>
    <w:p w:rsidR="004A5541" w:rsidRDefault="00DE4E0F">
      <w:pPr>
        <w:numPr>
          <w:ilvl w:val="0"/>
          <w:numId w:val="45"/>
        </w:numPr>
        <w:jc w:val="left"/>
        <w:rPr>
          <w:rFonts w:asciiTheme="minorEastAsia" w:eastAsiaTheme="minorEastAsia" w:hAnsiTheme="minorEastAsia"/>
          <w:szCs w:val="21"/>
        </w:rPr>
      </w:pPr>
      <w:r>
        <w:rPr>
          <w:rFonts w:asciiTheme="minorEastAsia" w:eastAsiaTheme="minorEastAsia" w:hAnsiTheme="minorEastAsia" w:hint="eastAsia"/>
          <w:szCs w:val="21"/>
        </w:rPr>
        <w:t>入金类交易（使用银行账户资金进行支付），只有订单支付成功情况下才会通知；</w:t>
      </w:r>
    </w:p>
    <w:p w:rsidR="004A5541" w:rsidRDefault="00DE4E0F">
      <w:pPr>
        <w:numPr>
          <w:ilvl w:val="0"/>
          <w:numId w:val="45"/>
        </w:numPr>
        <w:jc w:val="left"/>
        <w:rPr>
          <w:rFonts w:asciiTheme="minorEastAsia" w:eastAsiaTheme="minorEastAsia" w:hAnsiTheme="minorEastAsia"/>
          <w:szCs w:val="21"/>
        </w:rPr>
      </w:pPr>
      <w:r>
        <w:rPr>
          <w:rFonts w:asciiTheme="minorEastAsia" w:eastAsiaTheme="minorEastAsia" w:hAnsiTheme="minorEastAsia" w:hint="eastAsia"/>
          <w:szCs w:val="21"/>
        </w:rPr>
        <w:t>出金类交易（提现或者托管代付到银行账户），不管失败或者成功都会通知。</w:t>
      </w:r>
    </w:p>
    <w:p w:rsidR="004A5541" w:rsidRDefault="004A5541">
      <w:pPr>
        <w:jc w:val="left"/>
        <w:rPr>
          <w:rFonts w:asciiTheme="minorEastAsia" w:eastAsiaTheme="minorEastAsia" w:hAnsiTheme="minorEastAsia"/>
          <w:szCs w:val="21"/>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5"/>
        <w:gridCol w:w="1316"/>
        <w:gridCol w:w="1559"/>
        <w:gridCol w:w="2268"/>
        <w:gridCol w:w="1134"/>
        <w:gridCol w:w="2705"/>
        <w:gridCol w:w="839"/>
      </w:tblGrid>
      <w:tr w:rsidR="004A5541">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705"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839"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4A5541">
            <w:pPr>
              <w:rPr>
                <w:rFonts w:asciiTheme="minorEastAsia" w:eastAsiaTheme="minorEastAsia" w:hAnsiTheme="minorEastAsia"/>
                <w:sz w:val="18"/>
                <w:szCs w:val="18"/>
              </w:rPr>
            </w:pP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4A5541">
            <w:pPr>
              <w:rPr>
                <w:rStyle w:val="apple-style-span"/>
                <w:rFonts w:asciiTheme="minorEastAsia" w:eastAsiaTheme="minorEastAsia" w:hAnsiTheme="minorEastAsia"/>
                <w:color w:val="000000"/>
                <w:sz w:val="18"/>
                <w:szCs w:val="18"/>
              </w:rPr>
            </w:pPr>
          </w:p>
        </w:tc>
        <w:tc>
          <w:tcPr>
            <w:tcW w:w="839"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839"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821"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287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287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505"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order</w:t>
            </w:r>
            <w:r>
              <w:rPr>
                <w:rFonts w:asciiTheme="minorEastAsia" w:eastAsiaTheme="minorEastAsia" w:hAnsiTheme="minorEastAsia" w:hint="eastAsia"/>
                <w:sz w:val="18"/>
                <w:szCs w:val="18"/>
              </w:rPr>
              <w:t>No</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存管通订单号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4A5541">
            <w:pPr>
              <w:rPr>
                <w:rFonts w:asciiTheme="minorEastAsia" w:eastAsiaTheme="minorEastAsia" w:hAnsiTheme="minorEastAsia"/>
                <w:sz w:val="18"/>
                <w:szCs w:val="18"/>
              </w:rPr>
            </w:pP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4A5541">
            <w:pPr>
              <w:rPr>
                <w:rFonts w:asciiTheme="minorEastAsia" w:eastAsiaTheme="minorEastAsia" w:hAnsiTheme="minorEastAsia"/>
                <w:sz w:val="18"/>
                <w:szCs w:val="18"/>
              </w:rPr>
            </w:pP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订单金额</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payDatetime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订单支付完成时间</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 HH:mm:ss</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buyerBizUserId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支付用户</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refundWhereabouts</w:t>
            </w:r>
          </w:p>
        </w:tc>
        <w:tc>
          <w:tcPr>
            <w:tcW w:w="2268" w:type="dxa"/>
            <w:vAlign w:val="center"/>
          </w:tcPr>
          <w:p w:rsidR="004A5541" w:rsidRDefault="00DE4E0F">
            <w:pPr>
              <w:rPr>
                <w:rFonts w:asciiTheme="minorEastAsia" w:eastAsiaTheme="minorEastAsia" w:hAnsiTheme="minorEastAsia" w:cs="微软雅黑"/>
                <w:color w:val="000000"/>
                <w:sz w:val="18"/>
                <w:szCs w:val="18"/>
                <w:shd w:val="clear" w:color="auto" w:fill="FFFFFF"/>
              </w:rPr>
            </w:pPr>
            <w:r>
              <w:rPr>
                <w:rFonts w:asciiTheme="minorEastAsia" w:eastAsiaTheme="minorEastAsia" w:hAnsiTheme="minorEastAsia" w:hint="eastAsia"/>
                <w:sz w:val="18"/>
                <w:szCs w:val="18"/>
              </w:rPr>
              <w:t>退款去向</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退款时返回</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1：到账户余额</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2：到银行卡</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remainAmount</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剩余可投金额</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单位：分，只有是托管代收订单并且商品类型为“P2P标的”时有效</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1316" w:type="dxa"/>
            <w:vMerge/>
            <w:vAlign w:val="center"/>
          </w:tcPr>
          <w:p w:rsidR="004A5541" w:rsidRDefault="004A5541">
            <w:pPr>
              <w:rPr>
                <w:rFonts w:asciiTheme="minorEastAsia" w:eastAsiaTheme="minorEastAsia" w:hAnsiTheme="minorEastAsia"/>
                <w:sz w:val="18"/>
                <w:szCs w:val="18"/>
              </w:rPr>
            </w:pPr>
          </w:p>
        </w:tc>
        <w:tc>
          <w:tcPr>
            <w:tcW w:w="15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extendInfo</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扩展参数</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按照原订单请求参数原样返回</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287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订单是否成功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OK:支付成功；</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Pending:进行中（中间状态）</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error:支付失败</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287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635" w:type="dxa"/>
            <w:vMerge/>
            <w:vAlign w:val="center"/>
          </w:tcPr>
          <w:p w:rsidR="004A5541" w:rsidRDefault="004A5541">
            <w:pPr>
              <w:rPr>
                <w:rFonts w:asciiTheme="minorEastAsia" w:eastAsiaTheme="minorEastAsia" w:hAnsiTheme="minorEastAsia"/>
                <w:sz w:val="18"/>
                <w:szCs w:val="18"/>
              </w:rPr>
            </w:pPr>
          </w:p>
        </w:tc>
        <w:tc>
          <w:tcPr>
            <w:tcW w:w="287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70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3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67" w:name="_Toc31187"/>
      <w:bookmarkStart w:id="168" w:name="_Toc24247"/>
      <w:r>
        <w:rPr>
          <w:rFonts w:asciiTheme="minorEastAsia" w:eastAsiaTheme="minorEastAsia" w:hAnsiTheme="minorEastAsia" w:hint="eastAsia"/>
        </w:rPr>
        <w:lastRenderedPageBreak/>
        <w:t>标的录入</w:t>
      </w:r>
      <w:bookmarkEnd w:id="167"/>
      <w:bookmarkEnd w:id="168"/>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entryGoods</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借款</w:t>
            </w:r>
            <w:proofErr w:type="gramStart"/>
            <w:r>
              <w:rPr>
                <w:rFonts w:asciiTheme="minorEastAsia" w:eastAsiaTheme="minorEastAsia" w:hAnsiTheme="minorEastAsia" w:hint="eastAsia"/>
                <w:sz w:val="18"/>
                <w:szCs w:val="18"/>
              </w:rPr>
              <w:t>人用户</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商品类型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6.8._商品类型" w:history="1">
              <w:r w:rsidR="00DE4E0F">
                <w:rPr>
                  <w:rStyle w:val="ac"/>
                  <w:rFonts w:asciiTheme="minorEastAsia" w:eastAsiaTheme="minorEastAsia" w:hAnsiTheme="minorEastAsia" w:hint="default"/>
                  <w:sz w:val="18"/>
                  <w:szCs w:val="18"/>
                </w:rPr>
                <w:t>详</w:t>
              </w:r>
              <w:bookmarkStart w:id="169" w:name="_Hlt437348152"/>
              <w:bookmarkStart w:id="170" w:name="_Hlt430866818"/>
              <w:bookmarkStart w:id="171" w:name="_Hlt437348239"/>
              <w:r w:rsidR="00DE4E0F">
                <w:rPr>
                  <w:rStyle w:val="ac"/>
                  <w:rFonts w:asciiTheme="minorEastAsia" w:eastAsiaTheme="minorEastAsia" w:hAnsiTheme="minorEastAsia" w:hint="default"/>
                  <w:sz w:val="18"/>
                  <w:szCs w:val="18"/>
                </w:rPr>
                <w:t>细</w:t>
              </w:r>
              <w:bookmarkEnd w:id="169"/>
              <w:bookmarkEnd w:id="170"/>
              <w:bookmarkEnd w:id="171"/>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bizGoodsNo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标的名称</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goodsDetail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标的详情</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goodsParams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标的参数</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410" w:type="dxa"/>
          </w:tcPr>
          <w:p w:rsidR="004A5541" w:rsidRDefault="00F26409">
            <w:pPr>
              <w:rPr>
                <w:rFonts w:asciiTheme="minorEastAsia" w:eastAsiaTheme="minorEastAsia" w:hAnsiTheme="minorEastAsia"/>
                <w:sz w:val="18"/>
                <w:szCs w:val="18"/>
              </w:rPr>
            </w:pPr>
            <w:hyperlink w:anchor="_商品信息" w:history="1">
              <w:r w:rsidR="00DE4E0F">
                <w:rPr>
                  <w:rStyle w:val="aa"/>
                  <w:rFonts w:asciiTheme="minorEastAsia" w:eastAsiaTheme="minorEastAsia" w:hAnsiTheme="minorEastAsia" w:hint="default"/>
                  <w:sz w:val="18"/>
                  <w:szCs w:val="18"/>
                </w:rPr>
                <w:t>详</w:t>
              </w:r>
              <w:bookmarkStart w:id="172" w:name="_Hlt444774533"/>
              <w:bookmarkStart w:id="173" w:name="_Hlt444774532"/>
              <w:r w:rsidR="00DE4E0F">
                <w:rPr>
                  <w:rStyle w:val="aa"/>
                  <w:rFonts w:asciiTheme="minorEastAsia" w:eastAsiaTheme="minorEastAsia" w:hAnsiTheme="minorEastAsia" w:hint="default"/>
                  <w:sz w:val="18"/>
                  <w:szCs w:val="18"/>
                </w:rPr>
                <w:t>细</w:t>
              </w:r>
              <w:bookmarkEnd w:id="172"/>
              <w:bookmarkEnd w:id="173"/>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showUrl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标的访问URL</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存管通标的编号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bizGoodsNo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74" w:name="_Toc24776"/>
      <w:bookmarkStart w:id="175" w:name="_Toc15976"/>
      <w:r>
        <w:rPr>
          <w:rFonts w:asciiTheme="minorEastAsia" w:eastAsiaTheme="minorEastAsia" w:hAnsiTheme="minorEastAsia" w:hint="eastAsia"/>
        </w:rPr>
        <w:t>查询、修改</w:t>
      </w:r>
      <w:bookmarkEnd w:id="174"/>
      <w:r>
        <w:rPr>
          <w:rFonts w:asciiTheme="minorEastAsia" w:eastAsiaTheme="minorEastAsia" w:hAnsiTheme="minorEastAsia" w:hint="eastAsia"/>
        </w:rPr>
        <w:t>标的</w:t>
      </w:r>
      <w:bookmarkEnd w:id="175"/>
    </w:p>
    <w:p w:rsidR="004A5541" w:rsidRDefault="00DE4E0F">
      <w:pPr>
        <w:jc w:val="left"/>
        <w:rPr>
          <w:rFonts w:asciiTheme="minorEastAsia" w:eastAsiaTheme="minorEastAsia" w:hAnsiTheme="minorEastAsia"/>
          <w:szCs w:val="21"/>
        </w:rPr>
      </w:pPr>
      <w:r>
        <w:rPr>
          <w:rFonts w:asciiTheme="minorEastAsia" w:eastAsiaTheme="minorEastAsia" w:hAnsiTheme="minorEastAsia" w:hint="eastAsia"/>
          <w:szCs w:val="21"/>
        </w:rPr>
        <w:t>接口调用说明：该接口用于修改标的</w:t>
      </w:r>
      <w:proofErr w:type="gramStart"/>
      <w:r>
        <w:rPr>
          <w:rFonts w:asciiTheme="minorEastAsia" w:eastAsiaTheme="minorEastAsia" w:hAnsiTheme="minorEastAsia" w:hint="eastAsia"/>
          <w:szCs w:val="21"/>
        </w:rPr>
        <w:t>的</w:t>
      </w:r>
      <w:proofErr w:type="gramEnd"/>
      <w:r>
        <w:rPr>
          <w:rFonts w:asciiTheme="minorEastAsia" w:eastAsiaTheme="minorEastAsia" w:hAnsiTheme="minorEastAsia" w:hint="eastAsia"/>
          <w:szCs w:val="21"/>
        </w:rPr>
        <w:t>起息日、结束日。</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lastRenderedPageBreak/>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552"/>
        <w:gridCol w:w="992"/>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552"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992"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cs="微软雅黑"/>
                <w:color w:val="000000"/>
                <w:kern w:val="0"/>
                <w:sz w:val="18"/>
                <w:szCs w:val="18"/>
              </w:rPr>
            </w:pPr>
            <w:r>
              <w:rPr>
                <w:rFonts w:asciiTheme="minorEastAsia" w:eastAsiaTheme="minorEastAsia" w:hAnsiTheme="minorEastAsia" w:cs="微软雅黑" w:hint="eastAsia"/>
                <w:color w:val="000000"/>
                <w:kern w:val="0"/>
                <w:sz w:val="18"/>
                <w:szCs w:val="18"/>
              </w:rPr>
              <w:t>sysid</w:t>
            </w:r>
          </w:p>
        </w:tc>
        <w:tc>
          <w:tcPr>
            <w:tcW w:w="2268" w:type="dxa"/>
          </w:tcPr>
          <w:p w:rsidR="004A5541" w:rsidRDefault="00DE4E0F">
            <w:pPr>
              <w:rPr>
                <w:rFonts w:asciiTheme="minorEastAsia" w:eastAsiaTheme="minorEastAsia" w:hAnsiTheme="minorEastAsia" w:cs="微软雅黑"/>
                <w:color w:val="000000"/>
                <w:kern w:val="0"/>
                <w:sz w:val="18"/>
                <w:szCs w:val="18"/>
              </w:rPr>
            </w:pPr>
            <w:r>
              <w:rPr>
                <w:rFonts w:asciiTheme="minorEastAsia" w:eastAsiaTheme="minorEastAsia" w:hAnsiTheme="minorEastAsia" w:cs="微软雅黑" w:hint="eastAsia"/>
                <w:color w:val="000000"/>
                <w:kern w:val="0"/>
                <w:sz w:val="18"/>
                <w:szCs w:val="18"/>
              </w:rPr>
              <w:t>分配的系统编号</w:t>
            </w:r>
          </w:p>
        </w:tc>
        <w:tc>
          <w:tcPr>
            <w:tcW w:w="1134" w:type="dxa"/>
          </w:tcPr>
          <w:p w:rsidR="004A5541" w:rsidRDefault="00DE4E0F">
            <w:pPr>
              <w:rPr>
                <w:rFonts w:asciiTheme="minorEastAsia" w:eastAsiaTheme="minorEastAsia" w:hAnsiTheme="minorEastAsia" w:cs="微软雅黑"/>
                <w:color w:val="000000"/>
                <w:kern w:val="0"/>
                <w:sz w:val="18"/>
                <w:szCs w:val="18"/>
              </w:rPr>
            </w:pPr>
            <w:r>
              <w:rPr>
                <w:rFonts w:asciiTheme="minorEastAsia" w:eastAsiaTheme="minorEastAsia" w:hAnsiTheme="minorEastAsia" w:cs="微软雅黑" w:hint="eastAsia"/>
                <w:color w:val="000000"/>
                <w:kern w:val="0"/>
                <w:sz w:val="18"/>
                <w:szCs w:val="18"/>
              </w:rPr>
              <w:t>String</w:t>
            </w:r>
          </w:p>
        </w:tc>
        <w:tc>
          <w:tcPr>
            <w:tcW w:w="2552" w:type="dxa"/>
          </w:tcPr>
          <w:p w:rsidR="004A5541" w:rsidRDefault="004A5541">
            <w:pPr>
              <w:rPr>
                <w:rFonts w:asciiTheme="minorEastAsia" w:eastAsiaTheme="minorEastAsia" w:hAnsiTheme="minorEastAsia" w:cs="微软雅黑"/>
                <w:color w:val="000000"/>
                <w:kern w:val="0"/>
                <w:sz w:val="18"/>
                <w:szCs w:val="18"/>
              </w:rPr>
            </w:pPr>
          </w:p>
        </w:tc>
        <w:tc>
          <w:tcPr>
            <w:tcW w:w="992" w:type="dxa"/>
          </w:tcPr>
          <w:p w:rsidR="004A5541" w:rsidRDefault="00DE4E0F">
            <w:pPr>
              <w:rPr>
                <w:rFonts w:asciiTheme="minorEastAsia" w:eastAsiaTheme="minorEastAsia" w:hAnsiTheme="minorEastAsia" w:cs="微软雅黑"/>
                <w:color w:val="000000"/>
                <w:kern w:val="0"/>
                <w:sz w:val="18"/>
                <w:szCs w:val="18"/>
              </w:rPr>
            </w:pPr>
            <w:r>
              <w:rPr>
                <w:rFonts w:asciiTheme="minorEastAsia" w:eastAsiaTheme="minorEastAsia" w:hAnsiTheme="minorEastAsia" w:cs="微软雅黑" w:hint="eastAsia"/>
                <w:color w:val="000000"/>
                <w:kern w:val="0"/>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4A5541">
            <w:pPr>
              <w:rPr>
                <w:rFonts w:asciiTheme="minorEastAsia" w:eastAsiaTheme="minorEastAsia" w:hAnsiTheme="minorEastAsia"/>
                <w:sz w:val="18"/>
                <w:szCs w:val="18"/>
              </w:rPr>
            </w:pP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请求时间戳</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格式：</w:t>
            </w:r>
            <w:r>
              <w:rPr>
                <w:rFonts w:asciiTheme="minorEastAsia" w:eastAsiaTheme="minorEastAsia" w:hAnsiTheme="minorEastAsia"/>
                <w:sz w:val="18"/>
                <w:szCs w:val="18"/>
              </w:rPr>
              <w:t>yyyy-MM-ddHH:mm:ss</w:t>
            </w: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queryModifyGoods</w:t>
            </w: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4A5541">
            <w:pPr>
              <w:rPr>
                <w:rFonts w:asciiTheme="minorEastAsia" w:eastAsiaTheme="minorEastAsia" w:hAnsiTheme="minorEastAsia"/>
                <w:sz w:val="18"/>
                <w:szCs w:val="18"/>
              </w:rPr>
            </w:pP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bizGoodsNo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4A5541">
            <w:pPr>
              <w:rPr>
                <w:rFonts w:asciiTheme="minorEastAsia" w:eastAsiaTheme="minorEastAsia" w:hAnsiTheme="minorEastAsia"/>
                <w:sz w:val="18"/>
                <w:szCs w:val="18"/>
              </w:rPr>
            </w:pP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商品类型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552" w:type="dxa"/>
          </w:tcPr>
          <w:p w:rsidR="004A5541" w:rsidRDefault="00F26409">
            <w:pPr>
              <w:rPr>
                <w:rFonts w:asciiTheme="minorEastAsia" w:eastAsiaTheme="minorEastAsia" w:hAnsiTheme="minorEastAsia"/>
                <w:sz w:val="18"/>
                <w:szCs w:val="18"/>
              </w:rPr>
            </w:pPr>
            <w:hyperlink w:anchor="_6.8._商品类型" w:history="1">
              <w:r w:rsidR="00DE4E0F">
                <w:rPr>
                  <w:rStyle w:val="ac"/>
                  <w:rFonts w:asciiTheme="minorEastAsia" w:eastAsiaTheme="minorEastAsia" w:hAnsiTheme="minorEastAsia" w:hint="default"/>
                  <w:sz w:val="18"/>
                  <w:szCs w:val="18"/>
                </w:rPr>
                <w:t>详</w:t>
              </w:r>
              <w:bookmarkStart w:id="176" w:name="_Hlt441670639"/>
              <w:r w:rsidR="00DE4E0F">
                <w:rPr>
                  <w:rStyle w:val="ac"/>
                  <w:rFonts w:asciiTheme="minorEastAsia" w:eastAsiaTheme="minorEastAsia" w:hAnsiTheme="minorEastAsia" w:hint="default"/>
                  <w:sz w:val="18"/>
                  <w:szCs w:val="18"/>
                </w:rPr>
                <w:t>细</w:t>
              </w:r>
              <w:bookmarkEnd w:id="176"/>
            </w:hyperlink>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beginDate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起息日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w:t>
            </w: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endDate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到期日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w:t>
            </w:r>
          </w:p>
        </w:tc>
        <w:tc>
          <w:tcPr>
            <w:tcW w:w="99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bizGoodsNo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ind w:firstLineChars="18" w:firstLine="32"/>
              <w:rPr>
                <w:rFonts w:asciiTheme="minorEastAsia" w:eastAsiaTheme="minorEastAsia" w:hAnsiTheme="minorEastAsia"/>
                <w:sz w:val="18"/>
                <w:szCs w:val="18"/>
              </w:rPr>
            </w:pPr>
            <w:r>
              <w:rPr>
                <w:rFonts w:asciiTheme="minorEastAsia" w:eastAsiaTheme="minorEastAsia" w:hAnsiTheme="minorEastAsia" w:hint="eastAsia"/>
                <w:sz w:val="18"/>
                <w:szCs w:val="18"/>
              </w:rPr>
              <w:t>goodsType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商品类型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6.8._商品类型" w:history="1">
              <w:r w:rsidR="00DE4E0F">
                <w:rPr>
                  <w:rStyle w:val="ac"/>
                  <w:rFonts w:asciiTheme="minorEastAsia" w:eastAsiaTheme="minorEastAsia" w:hAnsiTheme="minorEastAsia" w:hint="default"/>
                  <w:sz w:val="18"/>
                  <w:szCs w:val="18"/>
                </w:rPr>
                <w:t>详细</w:t>
              </w:r>
            </w:hyperlink>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标的名称</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goodsDetail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标的详情</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showUrl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标的访问URL</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goodsParams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2410" w:type="dxa"/>
          </w:tcPr>
          <w:p w:rsidR="004A5541" w:rsidRDefault="00F26409">
            <w:pPr>
              <w:rPr>
                <w:rFonts w:asciiTheme="minorEastAsia" w:eastAsiaTheme="minorEastAsia" w:hAnsiTheme="minorEastAsia"/>
                <w:sz w:val="18"/>
                <w:szCs w:val="18"/>
              </w:rPr>
            </w:pPr>
            <w:hyperlink w:anchor="_商品信息" w:history="1">
              <w:r w:rsidR="00DE4E0F">
                <w:rPr>
                  <w:rStyle w:val="aa"/>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77" w:name="_Toc17723"/>
      <w:bookmarkStart w:id="178" w:name="_Toc31217"/>
      <w:r>
        <w:rPr>
          <w:rFonts w:asciiTheme="minorEastAsia" w:eastAsiaTheme="minorEastAsia" w:hAnsiTheme="minorEastAsia" w:hint="eastAsia"/>
        </w:rPr>
        <w:t>冻结金额</w:t>
      </w:r>
      <w:bookmarkEnd w:id="177"/>
      <w:bookmarkEnd w:id="178"/>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w:t>
            </w:r>
            <w:r>
              <w:rPr>
                <w:rFonts w:asciiTheme="minorEastAsia" w:eastAsiaTheme="minorEastAsia" w:hAnsiTheme="minorEastAsia"/>
                <w:sz w:val="18"/>
                <w:szCs w:val="18"/>
              </w:rPr>
              <w:t>reeze</w:t>
            </w:r>
            <w:r>
              <w:rPr>
                <w:rFonts w:asciiTheme="minorEastAsia" w:eastAsiaTheme="minorEastAsia" w:hAnsiTheme="minorEastAsia" w:hint="eastAsia"/>
                <w:sz w:val="18"/>
                <w:szCs w:val="18"/>
              </w:rPr>
              <w:t>Money</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bizFreezenNo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商户冻结金额订单号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冻结金额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16"/>
        <w:gridCol w:w="18"/>
        <w:gridCol w:w="2410"/>
        <w:gridCol w:w="216"/>
        <w:gridCol w:w="918"/>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7"/>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bizFreezenNo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商户冻结金额订单号</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冻结金额</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gridSpan w:val="3"/>
            <w:vAlign w:val="center"/>
          </w:tcPr>
          <w:p w:rsidR="004A5541" w:rsidRDefault="004A5541">
            <w:pPr>
              <w:rPr>
                <w:rFonts w:asciiTheme="minorEastAsia" w:eastAsiaTheme="minorEastAsia" w:hAnsiTheme="minorEastAsia"/>
                <w:sz w:val="18"/>
                <w:szCs w:val="18"/>
              </w:rPr>
            </w:pPr>
          </w:p>
        </w:tc>
        <w:tc>
          <w:tcPr>
            <w:tcW w:w="91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91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44"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91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79" w:name="_Toc11952"/>
      <w:bookmarkStart w:id="180" w:name="_Toc1246"/>
      <w:r>
        <w:rPr>
          <w:rFonts w:asciiTheme="minorEastAsia" w:eastAsiaTheme="minorEastAsia" w:hAnsiTheme="minorEastAsia" w:hint="eastAsia"/>
        </w:rPr>
        <w:t>解冻金额</w:t>
      </w:r>
      <w:bookmarkEnd w:id="179"/>
      <w:bookmarkEnd w:id="180"/>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un</w:t>
            </w:r>
            <w:r>
              <w:rPr>
                <w:rFonts w:asciiTheme="minorEastAsia" w:eastAsiaTheme="minorEastAsia" w:hAnsiTheme="minorEastAsia"/>
                <w:sz w:val="18"/>
                <w:szCs w:val="18"/>
              </w:rPr>
              <w:t>freeze</w:t>
            </w:r>
            <w:r>
              <w:rPr>
                <w:rFonts w:asciiTheme="minorEastAsia" w:eastAsiaTheme="minorEastAsia" w:hAnsiTheme="minorEastAsia" w:hint="eastAsia"/>
                <w:sz w:val="18"/>
                <w:szCs w:val="18"/>
              </w:rPr>
              <w:t>Money</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bizFreezenNo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商户冻结金额订单号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对应冻结金额时的订单号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解冻金额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字段名</w:t>
            </w:r>
          </w:p>
        </w:tc>
        <w:tc>
          <w:tcPr>
            <w:tcW w:w="2268"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参数类型</w:t>
            </w:r>
          </w:p>
        </w:tc>
        <w:tc>
          <w:tcPr>
            <w:tcW w:w="2410"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取值</w:t>
            </w:r>
          </w:p>
        </w:tc>
        <w:tc>
          <w:tcPr>
            <w:tcW w:w="1134" w:type="dxa"/>
            <w:shd w:val="clear" w:color="auto" w:fill="B8CCE4"/>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bizFreezenNo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商户冻结金额订单号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对应冻结金额时的订单号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解冻金额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sz w:val="28"/>
          <w:szCs w:val="28"/>
        </w:rPr>
        <w:br w:type="page"/>
      </w:r>
    </w:p>
    <w:p w:rsidR="004A5541" w:rsidRDefault="00DE4E0F">
      <w:pPr>
        <w:pStyle w:val="3"/>
        <w:numPr>
          <w:ilvl w:val="2"/>
          <w:numId w:val="1"/>
        </w:numPr>
        <w:rPr>
          <w:rFonts w:asciiTheme="minorEastAsia" w:eastAsiaTheme="minorEastAsia" w:hAnsiTheme="minorEastAsia"/>
        </w:rPr>
      </w:pPr>
      <w:bookmarkStart w:id="181" w:name="_Toc23550"/>
      <w:bookmarkStart w:id="182" w:name="_Toc4304"/>
      <w:r>
        <w:rPr>
          <w:rFonts w:asciiTheme="minorEastAsia" w:eastAsiaTheme="minorEastAsia" w:hAnsiTheme="minorEastAsia" w:hint="eastAsia"/>
        </w:rPr>
        <w:lastRenderedPageBreak/>
        <w:t>流标退款</w:t>
      </w:r>
      <w:bookmarkEnd w:id="181"/>
      <w:r>
        <w:rPr>
          <w:rFonts w:asciiTheme="minorEastAsia" w:eastAsiaTheme="minorEastAsia" w:hAnsiTheme="minorEastAsia" w:hint="eastAsia"/>
        </w:rPr>
        <w:t>/投标撤销</w:t>
      </w:r>
      <w:bookmarkEnd w:id="182"/>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46"/>
        </w:numPr>
        <w:rPr>
          <w:rFonts w:asciiTheme="minorEastAsia" w:eastAsiaTheme="minorEastAsia" w:hAnsiTheme="minorEastAsia"/>
        </w:rPr>
      </w:pPr>
      <w:r>
        <w:rPr>
          <w:rFonts w:asciiTheme="minorEastAsia" w:eastAsiaTheme="minorEastAsia" w:hAnsiTheme="minorEastAsia" w:hint="eastAsia"/>
        </w:rPr>
        <w:t>用于标的流标退款（向标的所有投资人退款）、投资人投标撤销（向指定投资人退款）。</w:t>
      </w:r>
    </w:p>
    <w:p w:rsidR="004A5541" w:rsidRDefault="00DE4E0F">
      <w:pPr>
        <w:numPr>
          <w:ilvl w:val="0"/>
          <w:numId w:val="46"/>
        </w:numPr>
        <w:rPr>
          <w:rFonts w:asciiTheme="minorEastAsia" w:eastAsiaTheme="minorEastAsia" w:hAnsiTheme="minorEastAsia"/>
        </w:rPr>
      </w:pPr>
      <w:r>
        <w:rPr>
          <w:rFonts w:asciiTheme="minorEastAsia" w:eastAsiaTheme="minorEastAsia" w:hAnsiTheme="minorEastAsia" w:hint="eastAsia"/>
        </w:rPr>
        <w:t>退款资金将进入用户（投资人）的余额账户中，退款资金实时记账。</w:t>
      </w:r>
    </w:p>
    <w:p w:rsidR="004A5541" w:rsidRDefault="00DE4E0F">
      <w:pPr>
        <w:numPr>
          <w:ilvl w:val="0"/>
          <w:numId w:val="46"/>
        </w:numPr>
        <w:rPr>
          <w:rFonts w:asciiTheme="minorEastAsia" w:eastAsiaTheme="minorEastAsia" w:hAnsiTheme="minorEastAsia"/>
        </w:rPr>
      </w:pPr>
      <w:r>
        <w:rPr>
          <w:rFonts w:asciiTheme="minorEastAsia" w:eastAsiaTheme="minorEastAsia" w:hAnsiTheme="minorEastAsia" w:hint="eastAsia"/>
        </w:rPr>
        <w:t>支持批量退款，要么全部成功，要么全部失败。</w:t>
      </w:r>
    </w:p>
    <w:p w:rsidR="004A5541" w:rsidRDefault="00DE4E0F">
      <w:pPr>
        <w:numPr>
          <w:ilvl w:val="0"/>
          <w:numId w:val="46"/>
        </w:numPr>
        <w:rPr>
          <w:rFonts w:asciiTheme="minorEastAsia" w:eastAsiaTheme="minorEastAsia" w:hAnsiTheme="minorEastAsia"/>
        </w:rPr>
      </w:pPr>
      <w:r>
        <w:rPr>
          <w:rFonts w:asciiTheme="minorEastAsia" w:eastAsiaTheme="minorEastAsia" w:hAnsiTheme="minorEastAsia" w:hint="eastAsia"/>
        </w:rPr>
        <w:t>原订单如有平台收取的手续费，则手续费将原路退回。</w:t>
      </w:r>
    </w:p>
    <w:p w:rsidR="004A5541" w:rsidRDefault="00DE4E0F">
      <w:pPr>
        <w:numPr>
          <w:ilvl w:val="0"/>
          <w:numId w:val="46"/>
        </w:numPr>
        <w:rPr>
          <w:rFonts w:asciiTheme="minorEastAsia" w:eastAsiaTheme="minorEastAsia" w:hAnsiTheme="minorEastAsia"/>
        </w:rPr>
      </w:pPr>
      <w:r>
        <w:rPr>
          <w:rFonts w:asciiTheme="minorEastAsia" w:eastAsiaTheme="minorEastAsia" w:hAnsiTheme="minorEastAsia" w:hint="eastAsia"/>
        </w:rPr>
        <w:t>订单如有代金券支付，则代金券支付金额将原路退款至平台营销账户/平台保证金账户。</w:t>
      </w:r>
    </w:p>
    <w:p w:rsidR="004A5541" w:rsidRDefault="00DE4E0F">
      <w:pPr>
        <w:numPr>
          <w:ilvl w:val="0"/>
          <w:numId w:val="46"/>
        </w:numPr>
        <w:rPr>
          <w:rFonts w:asciiTheme="minorEastAsia" w:eastAsiaTheme="minorEastAsia" w:hAnsiTheme="minorEastAsia"/>
        </w:rPr>
      </w:pPr>
      <w:r>
        <w:rPr>
          <w:rFonts w:asciiTheme="minorEastAsia" w:eastAsiaTheme="minorEastAsia" w:hAnsiTheme="minorEastAsia" w:hint="eastAsia"/>
        </w:rPr>
        <w:t>如果标的编号（goodsNo）对应的托管代收列表和退款列表不一致，以退款列表（batchRefundList）为准。</w:t>
      </w:r>
    </w:p>
    <w:p w:rsidR="004A5541" w:rsidRDefault="00DE4E0F">
      <w:pPr>
        <w:numPr>
          <w:ilvl w:val="0"/>
          <w:numId w:val="46"/>
        </w:numPr>
        <w:rPr>
          <w:rFonts w:asciiTheme="minorEastAsia" w:eastAsiaTheme="minorEastAsia" w:hAnsiTheme="minorEastAsia"/>
        </w:rPr>
      </w:pPr>
      <w:r>
        <w:rPr>
          <w:rFonts w:asciiTheme="minorEastAsia" w:eastAsiaTheme="minorEastAsia" w:hAnsiTheme="minorEastAsia" w:hint="eastAsia"/>
        </w:rPr>
        <w:t>对于一笔托管代收订单，只支持全额退款，不支持部分退款。</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failureBidRefund</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bizBatchNo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w:t>
            </w:r>
            <w:proofErr w:type="gramStart"/>
            <w:r>
              <w:rPr>
                <w:rFonts w:asciiTheme="minorEastAsia" w:eastAsiaTheme="minorEastAsia" w:hAnsiTheme="minorEastAsia" w:hint="eastAsia"/>
                <w:sz w:val="18"/>
                <w:szCs w:val="18"/>
              </w:rPr>
              <w:t>批次号</w:t>
            </w:r>
            <w:proofErr w:type="gramEnd"/>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goodsType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商品类型</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商品类型" w:history="1">
              <w:r w:rsidR="00DE4E0F">
                <w:rPr>
                  <w:rStyle w:val="ac"/>
                  <w:rFonts w:asciiTheme="minorEastAsia" w:eastAsiaTheme="minorEastAsia" w:hAnsiTheme="minorEastAsia" w:hint="default"/>
                  <w:sz w:val="18"/>
                  <w:szCs w:val="18"/>
                </w:rPr>
                <w:t>详细</w:t>
              </w:r>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bookmarkStart w:id="183" w:name="OLE_LINK8"/>
            <w:r>
              <w:rPr>
                <w:rFonts w:asciiTheme="minorEastAsia" w:eastAsiaTheme="minorEastAsia" w:hAnsiTheme="minorEastAsia" w:hint="eastAsia"/>
                <w:sz w:val="18"/>
                <w:szCs w:val="18"/>
              </w:rPr>
              <w:t>goodsNo</w:t>
            </w:r>
            <w:bookmarkEnd w:id="183"/>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P2P系统标的编号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bookmarkStart w:id="184" w:name="OLE_LINK7"/>
            <w:r>
              <w:rPr>
                <w:rFonts w:asciiTheme="minorEastAsia" w:eastAsiaTheme="minorEastAsia" w:hAnsiTheme="minorEastAsia" w:hint="eastAsia"/>
                <w:sz w:val="18"/>
                <w:szCs w:val="18"/>
              </w:rPr>
              <w:t>batchRefundList</w:t>
            </w:r>
            <w:bookmarkEnd w:id="184"/>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批量退款列表</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tc>
        <w:bookmarkStart w:id="185" w:name="_Hlt439150876"/>
        <w:tc>
          <w:tcPr>
            <w:tcW w:w="2410" w:type="dxa"/>
          </w:tcPr>
          <w:p w:rsidR="004A5541" w:rsidRDefault="00F26409">
            <w:pPr>
              <w:rPr>
                <w:rFonts w:asciiTheme="minorEastAsia" w:eastAsiaTheme="minorEastAsia" w:hAnsiTheme="minorEastAsia"/>
                <w:sz w:val="18"/>
                <w:szCs w:val="18"/>
              </w:rPr>
            </w:pPr>
            <w:r>
              <w:rPr>
                <w:rFonts w:asciiTheme="minorEastAsia" w:eastAsiaTheme="minorEastAsia" w:hAnsiTheme="minorEastAsia"/>
                <w:sz w:val="18"/>
                <w:szCs w:val="18"/>
              </w:rPr>
              <w:fldChar w:fldCharType="begin"/>
            </w:r>
            <w:r w:rsidR="00DE4E0F">
              <w:rPr>
                <w:rFonts w:asciiTheme="minorEastAsia" w:eastAsiaTheme="minorEastAsia" w:hAnsiTheme="minorEastAsia"/>
                <w:sz w:val="18"/>
                <w:szCs w:val="18"/>
              </w:rPr>
              <w:instrText xml:space="preserve"> HYPERLINK  \l "</w:instrText>
            </w:r>
            <w:r w:rsidR="00DE4E0F">
              <w:rPr>
                <w:rFonts w:asciiTheme="minorEastAsia" w:eastAsiaTheme="minorEastAsia" w:hAnsiTheme="minorEastAsia" w:hint="eastAsia"/>
                <w:sz w:val="18"/>
                <w:szCs w:val="18"/>
              </w:rPr>
              <w:instrText>_流标退款</w:instrText>
            </w:r>
            <w:r w:rsidR="00DE4E0F">
              <w:rPr>
                <w:rFonts w:asciiTheme="minorEastAsia" w:eastAsiaTheme="minorEastAsia" w:hAnsiTheme="minorEastAsia"/>
                <w:sz w:val="18"/>
                <w:szCs w:val="18"/>
              </w:rPr>
              <w:instrText>"</w:instrText>
            </w:r>
            <w:r>
              <w:rPr>
                <w:rFonts w:asciiTheme="minorEastAsia" w:eastAsiaTheme="minorEastAsia" w:hAnsiTheme="minorEastAsia"/>
                <w:sz w:val="18"/>
                <w:szCs w:val="18"/>
              </w:rPr>
              <w:fldChar w:fldCharType="separate"/>
            </w:r>
            <w:r w:rsidR="00DE4E0F">
              <w:rPr>
                <w:rStyle w:val="aa"/>
                <w:rFonts w:asciiTheme="minorEastAsia" w:eastAsiaTheme="minorEastAsia" w:hAnsiTheme="minorEastAsia" w:hint="default"/>
                <w:sz w:val="18"/>
                <w:szCs w:val="18"/>
              </w:rPr>
              <w:t>详</w:t>
            </w:r>
            <w:bookmarkStart w:id="186" w:name="_Hlt439150843"/>
            <w:r w:rsidR="00DE4E0F">
              <w:rPr>
                <w:rStyle w:val="aa"/>
                <w:rFonts w:asciiTheme="minorEastAsia" w:eastAsiaTheme="minorEastAsia" w:hAnsiTheme="minorEastAsia" w:hint="default"/>
                <w:sz w:val="18"/>
                <w:szCs w:val="18"/>
              </w:rPr>
              <w:t>细</w:t>
            </w:r>
            <w:bookmarkEnd w:id="186"/>
            <w:r>
              <w:rPr>
                <w:rFonts w:asciiTheme="minorEastAsia" w:eastAsiaTheme="minorEastAsia" w:hAnsiTheme="minorEastAsia"/>
                <w:sz w:val="18"/>
                <w:szCs w:val="18"/>
              </w:rPr>
              <w:fldChar w:fldCharType="end"/>
            </w:r>
            <w:bookmarkEnd w:id="185"/>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bookmarkStart w:id="187" w:name="_Toc14847"/>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329"/>
        <w:gridCol w:w="1725"/>
        <w:gridCol w:w="1095"/>
        <w:gridCol w:w="4200"/>
        <w:gridCol w:w="723"/>
      </w:tblGrid>
      <w:tr w:rsidR="004A5541">
        <w:tc>
          <w:tcPr>
            <w:tcW w:w="2713"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172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09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420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723"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271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420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“OK”表示成功；“error”表示失败。</w:t>
            </w:r>
          </w:p>
        </w:tc>
        <w:tc>
          <w:tcPr>
            <w:tcW w:w="72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1329"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orderNoList</w:t>
            </w:r>
          </w:p>
        </w:tc>
        <w:tc>
          <w:tcPr>
            <w:tcW w:w="17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退款订单列表</w:t>
            </w:r>
          </w:p>
        </w:tc>
        <w:tc>
          <w:tcPr>
            <w:tcW w:w="109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tc>
        <w:tc>
          <w:tcPr>
            <w:tcW w:w="4200" w:type="dxa"/>
          </w:tcPr>
          <w:p w:rsidR="004A5541" w:rsidRDefault="00F26409">
            <w:pPr>
              <w:rPr>
                <w:rFonts w:asciiTheme="minorEastAsia" w:eastAsiaTheme="minorEastAsia" w:hAnsiTheme="minorEastAsia"/>
                <w:sz w:val="18"/>
                <w:szCs w:val="18"/>
              </w:rPr>
            </w:pPr>
            <w:hyperlink w:anchor="_流标退款/投资撤销订单列表" w:history="1">
              <w:r w:rsidR="00DE4E0F">
                <w:rPr>
                  <w:rStyle w:val="aa"/>
                  <w:rFonts w:asciiTheme="minorEastAsia" w:eastAsiaTheme="minorEastAsia" w:hAnsiTheme="minorEastAsia" w:hint="default"/>
                  <w:sz w:val="18"/>
                  <w:szCs w:val="18"/>
                </w:rPr>
                <w:t>详</w:t>
              </w:r>
              <w:bookmarkStart w:id="188" w:name="_Hlt439150930"/>
              <w:bookmarkStart w:id="189" w:name="_Hlt445990684"/>
              <w:r w:rsidR="00DE4E0F">
                <w:rPr>
                  <w:rStyle w:val="aa"/>
                  <w:rFonts w:asciiTheme="minorEastAsia" w:eastAsiaTheme="minorEastAsia" w:hAnsiTheme="minorEastAsia" w:hint="default"/>
                  <w:sz w:val="18"/>
                  <w:szCs w:val="18"/>
                </w:rPr>
                <w:t>细</w:t>
              </w:r>
              <w:bookmarkEnd w:id="188"/>
              <w:bookmarkEnd w:id="189"/>
            </w:hyperlink>
          </w:p>
        </w:tc>
        <w:tc>
          <w:tcPr>
            <w:tcW w:w="72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71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172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0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4200" w:type="dxa"/>
            <w:vAlign w:val="center"/>
          </w:tcPr>
          <w:p w:rsidR="004A5541" w:rsidRDefault="004A5541">
            <w:pPr>
              <w:rPr>
                <w:rFonts w:asciiTheme="minorEastAsia" w:eastAsiaTheme="minorEastAsia" w:hAnsiTheme="minorEastAsia"/>
                <w:sz w:val="18"/>
                <w:szCs w:val="18"/>
              </w:rPr>
            </w:pPr>
          </w:p>
        </w:tc>
        <w:tc>
          <w:tcPr>
            <w:tcW w:w="72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71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172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0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420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72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71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172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0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420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72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 w:rsidR="004A5541" w:rsidRDefault="00DE4E0F">
      <w:pPr>
        <w:pStyle w:val="3"/>
        <w:numPr>
          <w:ilvl w:val="2"/>
          <w:numId w:val="1"/>
        </w:numPr>
        <w:rPr>
          <w:rFonts w:asciiTheme="minorEastAsia" w:eastAsiaTheme="minorEastAsia" w:hAnsiTheme="minorEastAsia"/>
        </w:rPr>
      </w:pPr>
      <w:bookmarkStart w:id="190" w:name="_Toc1538"/>
      <w:r>
        <w:rPr>
          <w:rFonts w:asciiTheme="minorEastAsia" w:eastAsiaTheme="minorEastAsia" w:hAnsiTheme="minorEastAsia" w:hint="eastAsia"/>
        </w:rPr>
        <w:lastRenderedPageBreak/>
        <w:t>平台转账</w:t>
      </w:r>
      <w:bookmarkEnd w:id="187"/>
      <w:bookmarkEnd w:id="190"/>
    </w:p>
    <w:p w:rsidR="004A5541" w:rsidRDefault="00DE4E0F">
      <w:pPr>
        <w:rPr>
          <w:rFonts w:asciiTheme="minorEastAsia" w:eastAsiaTheme="minorEastAsia" w:hAnsiTheme="minorEastAsia"/>
        </w:rPr>
      </w:pPr>
      <w:r>
        <w:rPr>
          <w:rFonts w:asciiTheme="minorEastAsia" w:eastAsiaTheme="minorEastAsia" w:hAnsiTheme="minorEastAsia" w:hint="eastAsia"/>
        </w:rPr>
        <w:t>接口调用说明：该接口一般用于平台向用户发红包、各类代金券、体验金等营销活动。</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47"/>
        </w:numPr>
        <w:rPr>
          <w:rFonts w:asciiTheme="minorEastAsia" w:eastAsiaTheme="minorEastAsia" w:hAnsiTheme="minorEastAsia"/>
        </w:rPr>
      </w:pPr>
      <w:r>
        <w:rPr>
          <w:rFonts w:asciiTheme="minorEastAsia" w:eastAsiaTheme="minorEastAsia" w:hAnsiTheme="minorEastAsia" w:hint="eastAsia"/>
        </w:rPr>
        <w:t>目前只支持从平台</w:t>
      </w:r>
      <w:bookmarkStart w:id="191" w:name="OLE_LINK3"/>
      <w:r>
        <w:rPr>
          <w:rFonts w:asciiTheme="minorEastAsia" w:eastAsiaTheme="minorEastAsia" w:hAnsiTheme="minorEastAsia" w:hint="eastAsia"/>
        </w:rPr>
        <w:t>保证金账户</w:t>
      </w:r>
      <w:bookmarkEnd w:id="191"/>
      <w:r>
        <w:rPr>
          <w:rFonts w:asciiTheme="minorEastAsia" w:eastAsiaTheme="minorEastAsia" w:hAnsiTheme="minorEastAsia" w:hint="eastAsia"/>
        </w:rPr>
        <w:t>、平台营销专用账户和平台自定义A</w:t>
      </w:r>
      <w:proofErr w:type="gramStart"/>
      <w:r>
        <w:rPr>
          <w:rFonts w:asciiTheme="minorEastAsia" w:eastAsiaTheme="minorEastAsia" w:hAnsiTheme="minorEastAsia" w:hint="eastAsia"/>
        </w:rPr>
        <w:t>帐户</w:t>
      </w:r>
      <w:proofErr w:type="gramEnd"/>
      <w:r>
        <w:rPr>
          <w:rFonts w:asciiTheme="minorEastAsia" w:eastAsiaTheme="minorEastAsia" w:hAnsiTheme="minorEastAsia" w:hint="eastAsia"/>
        </w:rPr>
        <w:t>转账到用户托管账户余额。</w:t>
      </w:r>
    </w:p>
    <w:p w:rsidR="004A5541" w:rsidRDefault="00DE4E0F">
      <w:pPr>
        <w:numPr>
          <w:ilvl w:val="0"/>
          <w:numId w:val="47"/>
        </w:numPr>
        <w:rPr>
          <w:rFonts w:asciiTheme="minorEastAsia" w:eastAsiaTheme="minorEastAsia" w:hAnsiTheme="minorEastAsia"/>
          <w:szCs w:val="21"/>
        </w:rPr>
      </w:pPr>
      <w:r>
        <w:rPr>
          <w:rFonts w:asciiTheme="minorEastAsia" w:eastAsiaTheme="minorEastAsia" w:hAnsiTheme="minorEastAsia" w:hint="eastAsia"/>
          <w:szCs w:val="21"/>
        </w:rPr>
        <w:t>平台转账无需支付确认。</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23"/>
        <w:gridCol w:w="735"/>
        <w:gridCol w:w="2252"/>
        <w:gridCol w:w="2268"/>
        <w:gridCol w:w="640"/>
        <w:gridCol w:w="494"/>
        <w:gridCol w:w="436"/>
        <w:gridCol w:w="2490"/>
        <w:gridCol w:w="618"/>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926"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61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26" w:type="dxa"/>
            <w:gridSpan w:val="2"/>
          </w:tcPr>
          <w:p w:rsidR="004A5541" w:rsidRDefault="004A5541">
            <w:pPr>
              <w:rPr>
                <w:rFonts w:asciiTheme="minorEastAsia" w:eastAsiaTheme="minorEastAsia" w:hAnsiTheme="minorEastAsia"/>
                <w:sz w:val="18"/>
                <w:szCs w:val="18"/>
              </w:rPr>
            </w:pP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签名</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26" w:type="dxa"/>
            <w:gridSpan w:val="2"/>
          </w:tcPr>
          <w:p w:rsidR="004A5541" w:rsidRDefault="004A5541">
            <w:pPr>
              <w:rPr>
                <w:rFonts w:asciiTheme="minorEastAsia" w:eastAsiaTheme="minorEastAsia" w:hAnsiTheme="minorEastAsia"/>
                <w:sz w:val="18"/>
                <w:szCs w:val="18"/>
              </w:rPr>
            </w:pP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请求时间戳</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2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格式：</w:t>
            </w:r>
            <w:r>
              <w:rPr>
                <w:rFonts w:asciiTheme="minorEastAsia" w:eastAsiaTheme="minorEastAsia" w:hAnsiTheme="minorEastAsia"/>
                <w:sz w:val="18"/>
                <w:szCs w:val="18"/>
              </w:rPr>
              <w:t>yyyy-MM-ddHH:mm:ss</w:t>
            </w: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926"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933" w:type="dxa"/>
            <w:gridSpan w:val="8"/>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服务请求的JSON对象，参与签名，非必填参数在报文可出现，也可不出现</w:t>
            </w:r>
          </w:p>
        </w:tc>
      </w:tr>
      <w:tr w:rsidR="004A5541">
        <w:tc>
          <w:tcPr>
            <w:tcW w:w="523" w:type="dxa"/>
            <w:vMerge/>
          </w:tcPr>
          <w:p w:rsidR="004A5541" w:rsidRDefault="004A5541">
            <w:pPr>
              <w:rPr>
                <w:rFonts w:asciiTheme="minorEastAsia" w:eastAsiaTheme="minorEastAsia" w:hAnsiTheme="minorEastAsia"/>
                <w:sz w:val="18"/>
                <w:szCs w:val="18"/>
              </w:rPr>
            </w:pPr>
          </w:p>
        </w:tc>
        <w:tc>
          <w:tcPr>
            <w:tcW w:w="2987"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57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tcPr>
          <w:p w:rsidR="004A5541" w:rsidRDefault="004A5541">
            <w:pPr>
              <w:rPr>
                <w:rFonts w:asciiTheme="minorEastAsia" w:eastAsiaTheme="minorEastAsia" w:hAnsiTheme="minorEastAsia"/>
                <w:sz w:val="18"/>
                <w:szCs w:val="18"/>
              </w:rPr>
            </w:pPr>
          </w:p>
        </w:tc>
        <w:tc>
          <w:tcPr>
            <w:tcW w:w="2987"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57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applicationTransfer</w:t>
            </w: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tcPr>
          <w:p w:rsidR="004A5541" w:rsidRDefault="004A5541">
            <w:pPr>
              <w:rPr>
                <w:rFonts w:asciiTheme="minorEastAsia" w:eastAsiaTheme="minorEastAsia" w:hAnsiTheme="minorEastAsia"/>
                <w:sz w:val="18"/>
                <w:szCs w:val="18"/>
              </w:rPr>
            </w:pPr>
          </w:p>
        </w:tc>
        <w:tc>
          <w:tcPr>
            <w:tcW w:w="735"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98" w:type="dxa"/>
            <w:gridSpan w:val="7"/>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请求参数，嵌套的JSON对象，key为参数名称，value为参数值</w:t>
            </w:r>
          </w:p>
        </w:tc>
      </w:tr>
      <w:tr w:rsidR="004A5541">
        <w:tc>
          <w:tcPr>
            <w:tcW w:w="523"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bizTransferNo</w:t>
            </w:r>
          </w:p>
        </w:tc>
        <w:tc>
          <w:tcPr>
            <w:tcW w:w="290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P2P系统转账订单号</w:t>
            </w:r>
          </w:p>
        </w:tc>
        <w:tc>
          <w:tcPr>
            <w:tcW w:w="93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0" w:type="dxa"/>
          </w:tcPr>
          <w:p w:rsidR="004A5541" w:rsidRDefault="004A5541">
            <w:pPr>
              <w:rPr>
                <w:rFonts w:asciiTheme="minorEastAsia" w:eastAsiaTheme="minorEastAsia" w:hAnsiTheme="minorEastAsia"/>
                <w:sz w:val="18"/>
                <w:szCs w:val="18"/>
              </w:rPr>
            </w:pP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sourceAccountSetNo</w:t>
            </w:r>
          </w:p>
        </w:tc>
        <w:tc>
          <w:tcPr>
            <w:tcW w:w="290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源账户集编号</w:t>
            </w:r>
          </w:p>
        </w:tc>
        <w:tc>
          <w:tcPr>
            <w:tcW w:w="93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0" w:type="dxa"/>
          </w:tcPr>
          <w:p w:rsidR="004A5541" w:rsidRDefault="00F26409">
            <w:pPr>
              <w:rPr>
                <w:rFonts w:asciiTheme="minorEastAsia" w:eastAsiaTheme="minorEastAsia" w:hAnsiTheme="minorEastAsia"/>
                <w:sz w:val="18"/>
                <w:szCs w:val="18"/>
              </w:rPr>
            </w:pPr>
            <w:hyperlink w:anchor="_帐户集编号" w:history="1">
              <w:r w:rsidR="00DE4E0F">
                <w:rPr>
                  <w:rStyle w:val="ac"/>
                  <w:rFonts w:asciiTheme="minorEastAsia" w:eastAsiaTheme="minorEastAsia" w:hAnsiTheme="minorEastAsia" w:hint="default"/>
                  <w:sz w:val="18"/>
                  <w:szCs w:val="18"/>
                </w:rPr>
                <w:t>详细</w:t>
              </w:r>
            </w:hyperlink>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targetBizUserId</w:t>
            </w:r>
          </w:p>
        </w:tc>
        <w:tc>
          <w:tcPr>
            <w:tcW w:w="290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收款用户P2P系统唯一标识</w:t>
            </w:r>
          </w:p>
        </w:tc>
        <w:tc>
          <w:tcPr>
            <w:tcW w:w="93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0" w:type="dxa"/>
          </w:tcPr>
          <w:p w:rsidR="004A5541" w:rsidRDefault="004A5541">
            <w:pPr>
              <w:rPr>
                <w:rFonts w:asciiTheme="minorEastAsia" w:eastAsiaTheme="minorEastAsia" w:hAnsiTheme="minorEastAsia"/>
                <w:sz w:val="18"/>
                <w:szCs w:val="18"/>
              </w:rPr>
            </w:pP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targetAccountSetNo</w:t>
            </w:r>
          </w:p>
        </w:tc>
        <w:tc>
          <w:tcPr>
            <w:tcW w:w="290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目标账户集编号</w:t>
            </w:r>
          </w:p>
        </w:tc>
        <w:tc>
          <w:tcPr>
            <w:tcW w:w="93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90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金额</w:t>
            </w:r>
          </w:p>
        </w:tc>
        <w:tc>
          <w:tcPr>
            <w:tcW w:w="93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90" w:type="dxa"/>
          </w:tcPr>
          <w:p w:rsidR="004A5541" w:rsidRDefault="004A5541">
            <w:pPr>
              <w:rPr>
                <w:rFonts w:asciiTheme="minorEastAsia" w:eastAsiaTheme="minorEastAsia" w:hAnsiTheme="minorEastAsia"/>
                <w:sz w:val="18"/>
                <w:szCs w:val="18"/>
              </w:rPr>
            </w:pP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523" w:type="dxa"/>
            <w:vMerge/>
          </w:tcPr>
          <w:p w:rsidR="004A5541" w:rsidRDefault="004A5541">
            <w:pPr>
              <w:rPr>
                <w:rFonts w:asciiTheme="minorEastAsia" w:eastAsiaTheme="minorEastAsia" w:hAnsiTheme="minorEastAsia"/>
                <w:sz w:val="18"/>
                <w:szCs w:val="18"/>
              </w:rPr>
            </w:pPr>
          </w:p>
        </w:tc>
        <w:tc>
          <w:tcPr>
            <w:tcW w:w="735" w:type="dxa"/>
            <w:vMerge/>
          </w:tcPr>
          <w:p w:rsidR="004A5541" w:rsidRDefault="004A5541">
            <w:pPr>
              <w:rPr>
                <w:rFonts w:asciiTheme="minorEastAsia" w:eastAsiaTheme="minorEastAsia" w:hAnsiTheme="minorEastAsia"/>
                <w:sz w:val="18"/>
                <w:szCs w:val="18"/>
              </w:rPr>
            </w:pPr>
          </w:p>
        </w:tc>
        <w:tc>
          <w:tcPr>
            <w:tcW w:w="22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2908"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93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0" w:type="dxa"/>
          </w:tcPr>
          <w:p w:rsidR="004A5541" w:rsidRDefault="004A5541">
            <w:pPr>
              <w:rPr>
                <w:rFonts w:asciiTheme="minorEastAsia" w:eastAsiaTheme="minorEastAsia" w:hAnsiTheme="minorEastAsia"/>
                <w:sz w:val="18"/>
                <w:szCs w:val="18"/>
              </w:rPr>
            </w:pPr>
          </w:p>
        </w:tc>
        <w:tc>
          <w:tcPr>
            <w:tcW w:w="61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“OK”表示成功；</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“error”表示失败。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transferNo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存管通转账编号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bizTransferNo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P2P系统转账编号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金额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92" w:name="_Toc31651"/>
      <w:bookmarkStart w:id="193" w:name="_Toc15783"/>
      <w:r>
        <w:rPr>
          <w:rFonts w:asciiTheme="minorEastAsia" w:eastAsiaTheme="minorEastAsia" w:hAnsiTheme="minorEastAsia" w:hint="eastAsia"/>
        </w:rPr>
        <w:lastRenderedPageBreak/>
        <w:t>查询余额</w:t>
      </w:r>
      <w:bookmarkEnd w:id="192"/>
      <w:bookmarkEnd w:id="193"/>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Style w:val="apple-style-span"/>
                <w:rFonts w:asciiTheme="minorEastAsia" w:eastAsiaTheme="minorEastAsia" w:hAnsiTheme="minorEastAsia"/>
                <w:color w:val="000000"/>
                <w:sz w:val="18"/>
                <w:szCs w:val="18"/>
              </w:rPr>
              <w:t>yyyy-MM-dd 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queryBalance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allAmount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总额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freezenAmount</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冻结额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单位：分</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94" w:name="_Toc21305"/>
      <w:bookmarkStart w:id="195" w:name="_Toc25305"/>
      <w:r>
        <w:rPr>
          <w:rFonts w:asciiTheme="minorEastAsia" w:eastAsiaTheme="minorEastAsia" w:hAnsiTheme="minorEastAsia" w:hint="eastAsia"/>
        </w:rPr>
        <w:t>查询账户收支明细</w:t>
      </w:r>
      <w:bookmarkEnd w:id="194"/>
      <w:bookmarkEnd w:id="195"/>
    </w:p>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rPr>
          <w:rFonts w:asciiTheme="minorEastAsia" w:eastAsiaTheme="minorEastAsia" w:hAnsiTheme="minorEastAsia"/>
        </w:rPr>
      </w:pPr>
      <w:r>
        <w:rPr>
          <w:rFonts w:asciiTheme="minorEastAsia" w:eastAsiaTheme="minorEastAsia" w:hAnsiTheme="minorEastAsia" w:hint="eastAsia"/>
        </w:rPr>
        <w:tab/>
        <w:t>1、返回明细以时间倒序排列。</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3"/>
        <w:gridCol w:w="780"/>
        <w:gridCol w:w="1485"/>
        <w:gridCol w:w="1965"/>
        <w:gridCol w:w="1125"/>
        <w:gridCol w:w="3855"/>
        <w:gridCol w:w="753"/>
      </w:tblGrid>
      <w:tr w:rsidR="004A5541">
        <w:tc>
          <w:tcPr>
            <w:tcW w:w="2758"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196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2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3855"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753"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275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4A5541">
            <w:pPr>
              <w:rPr>
                <w:rFonts w:asciiTheme="minorEastAsia" w:eastAsiaTheme="minorEastAsia" w:hAnsiTheme="minorEastAsia"/>
                <w:sz w:val="18"/>
                <w:szCs w:val="18"/>
              </w:rPr>
            </w:pP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75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sign</w:t>
            </w:r>
          </w:p>
        </w:tc>
        <w:tc>
          <w:tcPr>
            <w:tcW w:w="1965"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25"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3855" w:type="dxa"/>
          </w:tcPr>
          <w:p w:rsidR="004A5541" w:rsidRDefault="004A5541">
            <w:pPr>
              <w:rPr>
                <w:rStyle w:val="apple-style-span"/>
                <w:rFonts w:asciiTheme="minorEastAsia" w:eastAsiaTheme="minorEastAsia" w:hAnsiTheme="minorEastAsia"/>
                <w:color w:val="000000"/>
                <w:sz w:val="18"/>
                <w:szCs w:val="18"/>
              </w:rPr>
            </w:pPr>
          </w:p>
        </w:tc>
        <w:tc>
          <w:tcPr>
            <w:tcW w:w="753"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275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1965"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25"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3855"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Style w:val="apple-style-span"/>
                <w:rFonts w:asciiTheme="minorEastAsia" w:eastAsiaTheme="minorEastAsia" w:hAnsiTheme="minorEastAsia"/>
                <w:color w:val="000000"/>
                <w:sz w:val="18"/>
                <w:szCs w:val="18"/>
              </w:rPr>
              <w:t>yyyy-MM-dd HH:mm:ss</w:t>
            </w:r>
          </w:p>
        </w:tc>
        <w:tc>
          <w:tcPr>
            <w:tcW w:w="753"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2758"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493"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963"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493" w:type="dxa"/>
            <w:vMerge/>
          </w:tcPr>
          <w:p w:rsidR="004A5541" w:rsidRDefault="004A5541">
            <w:pPr>
              <w:rPr>
                <w:rFonts w:asciiTheme="minorEastAsia" w:eastAsiaTheme="minorEastAsia" w:hAnsiTheme="minorEastAsia"/>
                <w:sz w:val="18"/>
                <w:szCs w:val="18"/>
              </w:rPr>
            </w:pPr>
          </w:p>
        </w:tc>
        <w:tc>
          <w:tcPr>
            <w:tcW w:w="22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493" w:type="dxa"/>
            <w:vMerge/>
          </w:tcPr>
          <w:p w:rsidR="004A5541" w:rsidRDefault="004A5541">
            <w:pPr>
              <w:rPr>
                <w:rFonts w:asciiTheme="minorEastAsia" w:eastAsiaTheme="minorEastAsia" w:hAnsiTheme="minorEastAsia"/>
                <w:sz w:val="18"/>
                <w:szCs w:val="18"/>
              </w:rPr>
            </w:pPr>
          </w:p>
        </w:tc>
        <w:tc>
          <w:tcPr>
            <w:tcW w:w="2265"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queryInExpDetail</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493" w:type="dxa"/>
            <w:vMerge/>
          </w:tcPr>
          <w:p w:rsidR="004A5541" w:rsidRDefault="004A5541">
            <w:pPr>
              <w:rPr>
                <w:rFonts w:asciiTheme="minorEastAsia" w:eastAsiaTheme="minorEastAsia" w:hAnsiTheme="minorEastAsia"/>
                <w:sz w:val="18"/>
                <w:szCs w:val="18"/>
              </w:rPr>
            </w:pPr>
          </w:p>
        </w:tc>
        <w:tc>
          <w:tcPr>
            <w:tcW w:w="780"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9183"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493"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4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4A5541">
            <w:pPr>
              <w:rPr>
                <w:rFonts w:asciiTheme="minorEastAsia" w:eastAsiaTheme="minorEastAsia" w:hAnsiTheme="minorEastAsia"/>
                <w:sz w:val="18"/>
                <w:szCs w:val="18"/>
              </w:rPr>
            </w:pP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493"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4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账户集编号</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493"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4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dateStart</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开始日期</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493"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4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dateEnd</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结束日期</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493"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4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startPosition</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起始位置</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eg：查询第11条到20条的记录（start =11）</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493" w:type="dxa"/>
            <w:vMerge/>
          </w:tcPr>
          <w:p w:rsidR="004A5541" w:rsidRDefault="004A5541">
            <w:pPr>
              <w:rPr>
                <w:rFonts w:asciiTheme="minorEastAsia" w:eastAsiaTheme="minorEastAsia" w:hAnsiTheme="minorEastAsia"/>
                <w:sz w:val="18"/>
                <w:szCs w:val="18"/>
              </w:rPr>
            </w:pPr>
          </w:p>
        </w:tc>
        <w:tc>
          <w:tcPr>
            <w:tcW w:w="780" w:type="dxa"/>
            <w:vMerge/>
          </w:tcPr>
          <w:p w:rsidR="004A5541" w:rsidRDefault="004A5541">
            <w:pPr>
              <w:rPr>
                <w:rFonts w:asciiTheme="minorEastAsia" w:eastAsiaTheme="minorEastAsia" w:hAnsiTheme="minorEastAsia"/>
                <w:sz w:val="18"/>
                <w:szCs w:val="18"/>
              </w:rPr>
            </w:pPr>
          </w:p>
        </w:tc>
        <w:tc>
          <w:tcPr>
            <w:tcW w:w="14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queryNum</w:t>
            </w:r>
          </w:p>
        </w:tc>
        <w:tc>
          <w:tcPr>
            <w:tcW w:w="196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查询条数</w:t>
            </w:r>
          </w:p>
        </w:tc>
        <w:tc>
          <w:tcPr>
            <w:tcW w:w="11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38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eg：查询第11条到20条的记录（queryNum =10）</w:t>
            </w:r>
          </w:p>
        </w:tc>
        <w:tc>
          <w:tcPr>
            <w:tcW w:w="75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totalNum</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该账户收支</w:t>
            </w:r>
            <w:proofErr w:type="gramStart"/>
            <w:r>
              <w:rPr>
                <w:rFonts w:asciiTheme="minorEastAsia" w:eastAsiaTheme="minorEastAsia" w:hAnsiTheme="minorEastAsia" w:hint="eastAsia"/>
                <w:sz w:val="18"/>
                <w:szCs w:val="18"/>
              </w:rPr>
              <w:t>明细总</w:t>
            </w:r>
            <w:proofErr w:type="gramEnd"/>
            <w:r>
              <w:rPr>
                <w:rFonts w:asciiTheme="minorEastAsia" w:eastAsiaTheme="minorEastAsia" w:hAnsiTheme="minorEastAsia" w:hint="eastAsia"/>
                <w:sz w:val="18"/>
                <w:szCs w:val="18"/>
              </w:rPr>
              <w:t>条数</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inExpDetail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收支明细</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tc>
        <w:tc>
          <w:tcPr>
            <w:tcW w:w="2410" w:type="dxa"/>
          </w:tcPr>
          <w:p w:rsidR="004A5541" w:rsidRDefault="00F26409">
            <w:pPr>
              <w:rPr>
                <w:rFonts w:asciiTheme="minorEastAsia" w:eastAsiaTheme="minorEastAsia" w:hAnsiTheme="minorEastAsia"/>
                <w:sz w:val="18"/>
                <w:szCs w:val="18"/>
              </w:rPr>
            </w:pPr>
            <w:hyperlink w:anchor="_账户收支明细" w:history="1">
              <w:r w:rsidR="00DE4E0F">
                <w:rPr>
                  <w:rStyle w:val="aa"/>
                  <w:rFonts w:asciiTheme="minorEastAsia" w:eastAsiaTheme="minorEastAsia" w:hAnsiTheme="minorEastAsia" w:hint="default"/>
                  <w:sz w:val="18"/>
                  <w:szCs w:val="18"/>
                </w:rPr>
                <w:t>详</w:t>
              </w:r>
              <w:bookmarkStart w:id="196" w:name="_Hlt436905003"/>
              <w:r w:rsidR="00DE4E0F">
                <w:rPr>
                  <w:rStyle w:val="aa"/>
                  <w:rFonts w:asciiTheme="minorEastAsia" w:eastAsiaTheme="minorEastAsia" w:hAnsiTheme="minorEastAsia" w:hint="default"/>
                  <w:sz w:val="18"/>
                  <w:szCs w:val="18"/>
                </w:rPr>
                <w:t>细</w:t>
              </w:r>
              <w:bookmarkEnd w:id="196"/>
            </w:hyperlink>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97" w:name="_Toc5748"/>
      <w:bookmarkStart w:id="198" w:name="_Toc15341"/>
      <w:r>
        <w:rPr>
          <w:rFonts w:asciiTheme="minorEastAsia" w:eastAsiaTheme="minorEastAsia" w:hAnsiTheme="minorEastAsia" w:hint="eastAsia"/>
        </w:rPr>
        <w:t>查询订单状态</w:t>
      </w:r>
      <w:bookmarkEnd w:id="197"/>
      <w:bookmarkEnd w:id="198"/>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Style w:val="apple-style-span"/>
                <w:rFonts w:asciiTheme="minorEastAsia" w:eastAsiaTheme="minorEastAsia" w:hAnsiTheme="minorEastAsia"/>
                <w:color w:val="000000"/>
                <w:sz w:val="18"/>
                <w:szCs w:val="18"/>
              </w:rPr>
              <w:t>yyyy-MM-dd 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r>
              <w:rPr>
                <w:rFonts w:asciiTheme="minorEastAsia" w:eastAsiaTheme="minorEastAsia" w:hAnsiTheme="minorEastAsia"/>
                <w:sz w:val="18"/>
                <w:szCs w:val="18"/>
              </w:rPr>
              <w:t>,</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w:t>
            </w:r>
            <w:r>
              <w:rPr>
                <w:rFonts w:asciiTheme="minorEastAsia" w:eastAsiaTheme="minorEastAsia" w:hAnsiTheme="minorEastAsia"/>
                <w:sz w:val="18"/>
                <w:szCs w:val="18"/>
              </w:rPr>
              <w: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getOrderDetail</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w:t>
            </w:r>
            <w:r>
              <w:rPr>
                <w:rFonts w:asciiTheme="minorEastAsia" w:eastAsiaTheme="minorEastAsia" w:hAnsiTheme="minorEastAsia"/>
                <w:sz w:val="18"/>
                <w:szCs w:val="18"/>
              </w:rPr>
              <w:t>rderNo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orderStatus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订单状态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F26409">
            <w:pPr>
              <w:rPr>
                <w:rFonts w:asciiTheme="minorEastAsia" w:eastAsiaTheme="minorEastAsia" w:hAnsiTheme="minorEastAsia"/>
                <w:sz w:val="18"/>
                <w:szCs w:val="18"/>
              </w:rPr>
            </w:pPr>
            <w:hyperlink w:anchor="_订单状态_1" w:history="1">
              <w:r w:rsidR="00DE4E0F">
                <w:rPr>
                  <w:rStyle w:val="aa"/>
                  <w:rFonts w:asciiTheme="minorEastAsia" w:eastAsiaTheme="minorEastAsia" w:hAnsiTheme="minorEastAsia" w:hint="default"/>
                  <w:sz w:val="18"/>
                  <w:szCs w:val="18"/>
                </w:rPr>
                <w:t>详细</w:t>
              </w:r>
            </w:hyperlink>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199" w:name="_Toc21664"/>
      <w:r>
        <w:rPr>
          <w:rFonts w:asciiTheme="minorEastAsia" w:eastAsiaTheme="minorEastAsia" w:hAnsiTheme="minorEastAsia" w:hint="eastAsia"/>
        </w:rPr>
        <w:t>自动投标授权接口【银行H5交互】</w:t>
      </w:r>
      <w:bookmarkEnd w:id="199"/>
    </w:p>
    <w:p w:rsidR="004A5541" w:rsidRDefault="00DE4E0F">
      <w:r>
        <w:rPr>
          <w:rFonts w:hint="eastAsia"/>
        </w:rPr>
        <w:t>注：</w:t>
      </w:r>
    </w:p>
    <w:p w:rsidR="004A5541" w:rsidRDefault="00DE4E0F">
      <w:pPr>
        <w:numPr>
          <w:ilvl w:val="0"/>
          <w:numId w:val="48"/>
        </w:numPr>
      </w:pPr>
      <w:r>
        <w:rPr>
          <w:rFonts w:hint="eastAsia"/>
        </w:rPr>
        <w:t>仅支持个人会员。</w:t>
      </w:r>
    </w:p>
    <w:p w:rsidR="004A5541" w:rsidRDefault="00DE4E0F">
      <w:pPr>
        <w:numPr>
          <w:ilvl w:val="0"/>
          <w:numId w:val="48"/>
        </w:numPr>
      </w:pPr>
      <w:r>
        <w:rPr>
          <w:rFonts w:hint="eastAsia"/>
        </w:rPr>
        <w:t>以前台页面形式进行请求，通过存管通请求到银行页面通过密码验证来开通。</w:t>
      </w:r>
    </w:p>
    <w:p w:rsidR="004A5541" w:rsidRDefault="00DE4E0F">
      <w:pPr>
        <w:numPr>
          <w:ilvl w:val="0"/>
          <w:numId w:val="48"/>
        </w:numPr>
      </w:pPr>
      <w:r>
        <w:rPr>
          <w:rFonts w:hint="eastAsia"/>
        </w:rPr>
        <w:t>如果授权成功，会发送后台通知；失败则不通知。</w:t>
      </w:r>
    </w:p>
    <w:p w:rsidR="004A5541" w:rsidRDefault="00DE4E0F">
      <w:pPr>
        <w:numPr>
          <w:ilvl w:val="0"/>
          <w:numId w:val="48"/>
        </w:numPr>
      </w:pPr>
      <w:r>
        <w:rPr>
          <w:rFonts w:hint="eastAsia"/>
        </w:rPr>
        <w:t>授权成功后自动</w:t>
      </w:r>
      <w:proofErr w:type="gramStart"/>
      <w:r>
        <w:rPr>
          <w:rFonts w:hint="eastAsia"/>
        </w:rPr>
        <w:t>投标请</w:t>
      </w:r>
      <w:proofErr w:type="gramEnd"/>
      <w:r>
        <w:rPr>
          <w:rFonts w:hint="eastAsia"/>
        </w:rPr>
        <w:t>使用无验证托管代收接口（</w:t>
      </w:r>
      <w:r>
        <w:rPr>
          <w:rFonts w:hint="eastAsia"/>
        </w:rPr>
        <w:t>OrderServiceWithoutConfirm.agentCollectWithoutConfirm</w:t>
      </w:r>
      <w:r>
        <w:rPr>
          <w:rFonts w:hint="eastAsia"/>
        </w:rPr>
        <w:t>），</w:t>
      </w:r>
      <w:proofErr w:type="gramStart"/>
      <w:r>
        <w:rPr>
          <w:rFonts w:hint="eastAsia"/>
        </w:rPr>
        <w:t>且业务码</w:t>
      </w:r>
      <w:proofErr w:type="gramEnd"/>
      <w:r>
        <w:rPr>
          <w:rFonts w:hint="eastAsia"/>
        </w:rPr>
        <w:t>tradeCode</w:t>
      </w:r>
      <w:r>
        <w:rPr>
          <w:rFonts w:hint="eastAsia"/>
        </w:rPr>
        <w:t>必须为</w:t>
      </w:r>
      <w:r>
        <w:rPr>
          <w:rFonts w:hint="eastAsia"/>
        </w:rPr>
        <w:t>1004</w:t>
      </w:r>
      <w:r>
        <w:rPr>
          <w:rFonts w:hint="eastAsia"/>
        </w:rPr>
        <w:t>，投资人必须已完成自动投标授权且未撤销该授权。</w:t>
      </w:r>
    </w:p>
    <w:p w:rsidR="004A5541" w:rsidRDefault="00DE4E0F">
      <w:pPr>
        <w:numPr>
          <w:ilvl w:val="0"/>
          <w:numId w:val="48"/>
        </w:numPr>
      </w:pPr>
      <w:r>
        <w:rPr>
          <w:rFonts w:hint="eastAsia"/>
        </w:rPr>
        <w:t>以前台网页形式调用。</w:t>
      </w:r>
    </w:p>
    <w:p w:rsidR="004A5541" w:rsidRDefault="00DE4E0F">
      <w:pPr>
        <w:numPr>
          <w:ilvl w:val="0"/>
          <w:numId w:val="48"/>
        </w:numPr>
      </w:pPr>
      <w:r>
        <w:rPr>
          <w:rFonts w:hint="eastAsia"/>
        </w:rPr>
        <w:t>测试环境地址：</w:t>
      </w:r>
      <w:r>
        <w:rPr>
          <w:rFonts w:hint="eastAsia"/>
        </w:rPr>
        <w:t>http://122.227.225.142:23661/service/soa</w:t>
      </w:r>
    </w:p>
    <w:p w:rsidR="004A5541" w:rsidRDefault="00DE4E0F">
      <w:pPr>
        <w:numPr>
          <w:ilvl w:val="0"/>
          <w:numId w:val="48"/>
        </w:numPr>
      </w:pPr>
      <w:r>
        <w:rPr>
          <w:rFonts w:hint="eastAsia"/>
        </w:rPr>
        <w:t>生产环境地址：</w:t>
      </w:r>
      <w:r>
        <w:rPr>
          <w:rFonts w:hint="eastAsia"/>
        </w:rPr>
        <w:t>https://yun.allinpay.com/service/soa</w:t>
      </w:r>
    </w:p>
    <w:p w:rsidR="004A5541" w:rsidRDefault="00DE4E0F">
      <w:pPr>
        <w:pStyle w:val="4"/>
        <w:rPr>
          <w:rFonts w:asciiTheme="minorEastAsia" w:eastAsiaTheme="minorEastAsia" w:hAnsiTheme="minorEastAsia"/>
        </w:rPr>
      </w:pPr>
      <w:r>
        <w:rPr>
          <w:rFonts w:asciiTheme="minorEastAsia" w:eastAsiaTheme="minorEastAsia" w:hAnsiTheme="minorEastAsia" w:hint="eastAsia"/>
        </w:rPr>
        <w:t>请求参数说明</w:t>
      </w:r>
    </w:p>
    <w:tbl>
      <w:tblPr>
        <w:tblpPr w:leftFromText="180" w:rightFromText="180" w:vertAnchor="text" w:horzAnchor="page" w:tblpX="849" w:tblpY="897"/>
        <w:tblOverlap w:val="neve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3"/>
        <w:gridCol w:w="804"/>
        <w:gridCol w:w="1221"/>
        <w:gridCol w:w="3439"/>
        <w:gridCol w:w="1308"/>
        <w:gridCol w:w="2346"/>
        <w:gridCol w:w="775"/>
      </w:tblGrid>
      <w:tr w:rsidR="004A5541">
        <w:tc>
          <w:tcPr>
            <w:tcW w:w="2588" w:type="dxa"/>
            <w:gridSpan w:val="3"/>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3439"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308"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346"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775"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588" w:type="dxa"/>
            <w:gridSpan w:val="3"/>
          </w:tcPr>
          <w:p w:rsidR="004A5541" w:rsidRDefault="00DE4E0F">
            <w:pPr>
              <w:rPr>
                <w:rFonts w:ascii="宋体" w:hAnsi="宋体" w:cs="宋体"/>
                <w:sz w:val="18"/>
                <w:szCs w:val="18"/>
              </w:rPr>
            </w:pPr>
            <w:r>
              <w:rPr>
                <w:rFonts w:ascii="宋体" w:hAnsi="宋体" w:cs="宋体" w:hint="eastAsia"/>
                <w:sz w:val="18"/>
                <w:szCs w:val="18"/>
              </w:rPr>
              <w:t>sysid</w:t>
            </w:r>
          </w:p>
        </w:tc>
        <w:tc>
          <w:tcPr>
            <w:tcW w:w="3439" w:type="dxa"/>
          </w:tcPr>
          <w:p w:rsidR="004A5541" w:rsidRDefault="00DE4E0F">
            <w:pPr>
              <w:rPr>
                <w:rFonts w:ascii="宋体" w:hAnsi="宋体" w:cs="宋体"/>
                <w:sz w:val="18"/>
                <w:szCs w:val="18"/>
              </w:rPr>
            </w:pPr>
            <w:r>
              <w:rPr>
                <w:rFonts w:ascii="宋体" w:hAnsi="宋体" w:cs="宋体" w:hint="eastAsia"/>
                <w:sz w:val="18"/>
                <w:szCs w:val="18"/>
              </w:rPr>
              <w:t>分配的系统编号</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4A5541">
            <w:pPr>
              <w:rPr>
                <w:rFonts w:ascii="宋体" w:hAnsi="宋体" w:cs="宋体"/>
                <w:sz w:val="18"/>
                <w:szCs w:val="18"/>
              </w:rPr>
            </w:pP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588" w:type="dxa"/>
            <w:gridSpan w:val="3"/>
          </w:tcPr>
          <w:p w:rsidR="004A5541" w:rsidRDefault="00DE4E0F">
            <w:pPr>
              <w:rPr>
                <w:rFonts w:ascii="宋体" w:hAnsi="宋体" w:cs="宋体"/>
                <w:sz w:val="18"/>
                <w:szCs w:val="18"/>
              </w:rPr>
            </w:pPr>
            <w:r>
              <w:rPr>
                <w:rFonts w:ascii="宋体" w:hAnsi="宋体" w:cs="宋体" w:hint="eastAsia"/>
                <w:sz w:val="18"/>
                <w:szCs w:val="18"/>
              </w:rPr>
              <w:t>sign</w:t>
            </w:r>
          </w:p>
        </w:tc>
        <w:tc>
          <w:tcPr>
            <w:tcW w:w="3439" w:type="dxa"/>
          </w:tcPr>
          <w:p w:rsidR="004A5541" w:rsidRDefault="00DE4E0F">
            <w:pPr>
              <w:rPr>
                <w:rFonts w:ascii="宋体" w:hAnsi="宋体" w:cs="宋体"/>
                <w:sz w:val="18"/>
                <w:szCs w:val="18"/>
              </w:rPr>
            </w:pPr>
            <w:r>
              <w:rPr>
                <w:rFonts w:ascii="宋体" w:hAnsi="宋体" w:cs="宋体" w:hint="eastAsia"/>
                <w:sz w:val="18"/>
                <w:szCs w:val="18"/>
              </w:rPr>
              <w:t>签名</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4A5541">
            <w:pPr>
              <w:rPr>
                <w:rFonts w:ascii="宋体" w:hAnsi="宋体" w:cs="宋体"/>
                <w:sz w:val="18"/>
                <w:szCs w:val="18"/>
              </w:rPr>
            </w:pP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588" w:type="dxa"/>
            <w:gridSpan w:val="3"/>
          </w:tcPr>
          <w:p w:rsidR="004A5541" w:rsidRDefault="00DE4E0F">
            <w:pPr>
              <w:rPr>
                <w:rFonts w:ascii="宋体" w:hAnsi="宋体" w:cs="宋体"/>
                <w:sz w:val="18"/>
                <w:szCs w:val="18"/>
              </w:rPr>
            </w:pPr>
            <w:r>
              <w:rPr>
                <w:rFonts w:ascii="宋体" w:hAnsi="宋体" w:cs="宋体" w:hint="eastAsia"/>
                <w:sz w:val="18"/>
                <w:szCs w:val="18"/>
              </w:rPr>
              <w:t>timestamp</w:t>
            </w:r>
          </w:p>
        </w:tc>
        <w:tc>
          <w:tcPr>
            <w:tcW w:w="3439" w:type="dxa"/>
          </w:tcPr>
          <w:p w:rsidR="004A5541" w:rsidRDefault="00DE4E0F">
            <w:pPr>
              <w:rPr>
                <w:rFonts w:ascii="宋体" w:hAnsi="宋体" w:cs="宋体"/>
                <w:sz w:val="18"/>
                <w:szCs w:val="18"/>
              </w:rPr>
            </w:pPr>
            <w:r>
              <w:rPr>
                <w:rFonts w:ascii="宋体" w:hAnsi="宋体" w:cs="宋体" w:hint="eastAsia"/>
                <w:sz w:val="18"/>
                <w:szCs w:val="18"/>
              </w:rPr>
              <w:t>请求时间戳</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DE4E0F">
            <w:pPr>
              <w:rPr>
                <w:rFonts w:ascii="宋体" w:hAnsi="宋体" w:cs="宋体"/>
                <w:sz w:val="18"/>
                <w:szCs w:val="18"/>
              </w:rPr>
            </w:pPr>
            <w:r>
              <w:rPr>
                <w:rFonts w:ascii="宋体" w:hAnsi="宋体" w:cs="宋体" w:hint="eastAsia"/>
                <w:sz w:val="18"/>
                <w:szCs w:val="18"/>
              </w:rPr>
              <w:t>格式：yyyy-MM-dd HH:mm:ss</w:t>
            </w: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588" w:type="dxa"/>
            <w:gridSpan w:val="3"/>
          </w:tcPr>
          <w:p w:rsidR="004A5541" w:rsidRDefault="00DE4E0F">
            <w:pPr>
              <w:rPr>
                <w:rFonts w:ascii="宋体" w:hAnsi="宋体" w:cs="宋体"/>
                <w:sz w:val="18"/>
                <w:szCs w:val="18"/>
              </w:rPr>
            </w:pPr>
            <w:r>
              <w:rPr>
                <w:rFonts w:ascii="宋体" w:hAnsi="宋体" w:cs="宋体" w:hint="eastAsia"/>
                <w:sz w:val="18"/>
                <w:szCs w:val="18"/>
              </w:rPr>
              <w:t>v</w:t>
            </w:r>
          </w:p>
        </w:tc>
        <w:tc>
          <w:tcPr>
            <w:tcW w:w="3439" w:type="dxa"/>
          </w:tcPr>
          <w:p w:rsidR="004A5541" w:rsidRDefault="00DE4E0F">
            <w:pPr>
              <w:rPr>
                <w:rFonts w:ascii="宋体" w:hAnsi="宋体" w:cs="宋体"/>
                <w:sz w:val="18"/>
                <w:szCs w:val="18"/>
              </w:rPr>
            </w:pPr>
            <w:r>
              <w:rPr>
                <w:rFonts w:ascii="宋体" w:hAnsi="宋体" w:cs="宋体" w:hint="eastAsia"/>
                <w:sz w:val="18"/>
                <w:szCs w:val="18"/>
              </w:rPr>
              <w:t>接口版本(现为1.0)</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DE4E0F">
            <w:pPr>
              <w:rPr>
                <w:rFonts w:ascii="宋体" w:hAnsi="宋体" w:cs="宋体"/>
                <w:sz w:val="18"/>
                <w:szCs w:val="18"/>
              </w:rPr>
            </w:pPr>
            <w:r>
              <w:rPr>
                <w:rFonts w:ascii="宋体" w:hAnsi="宋体" w:cs="宋体" w:hint="eastAsia"/>
                <w:sz w:val="18"/>
                <w:szCs w:val="18"/>
              </w:rPr>
              <w:t>1.0</w:t>
            </w: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63" w:type="dxa"/>
            <w:vMerge w:val="restart"/>
            <w:vAlign w:val="center"/>
          </w:tcPr>
          <w:p w:rsidR="004A5541" w:rsidRDefault="00DE4E0F">
            <w:pPr>
              <w:rPr>
                <w:rFonts w:ascii="宋体" w:hAnsi="宋体" w:cs="宋体"/>
                <w:sz w:val="18"/>
                <w:szCs w:val="18"/>
              </w:rPr>
            </w:pPr>
            <w:r>
              <w:rPr>
                <w:rFonts w:ascii="宋体" w:hAnsi="宋体" w:cs="宋体" w:hint="eastAsia"/>
                <w:sz w:val="18"/>
                <w:szCs w:val="18"/>
              </w:rPr>
              <w:t>req</w:t>
            </w:r>
          </w:p>
        </w:tc>
        <w:tc>
          <w:tcPr>
            <w:tcW w:w="9893" w:type="dxa"/>
            <w:gridSpan w:val="6"/>
          </w:tcPr>
          <w:p w:rsidR="004A5541" w:rsidRDefault="00DE4E0F">
            <w:pPr>
              <w:rPr>
                <w:rFonts w:ascii="宋体" w:hAnsi="宋体" w:cs="宋体"/>
                <w:sz w:val="18"/>
                <w:szCs w:val="18"/>
              </w:rPr>
            </w:pPr>
            <w:r>
              <w:rPr>
                <w:rFonts w:ascii="宋体" w:hAnsi="宋体" w:cs="宋体" w:hint="eastAsia"/>
                <w:sz w:val="18"/>
                <w:szCs w:val="18"/>
              </w:rPr>
              <w:t>服务请求的JSON对象，参与签名，非必填参数在报文可出现，也可不出现</w:t>
            </w:r>
          </w:p>
        </w:tc>
      </w:tr>
      <w:tr w:rsidR="004A5541">
        <w:tc>
          <w:tcPr>
            <w:tcW w:w="563" w:type="dxa"/>
            <w:vMerge/>
          </w:tcPr>
          <w:p w:rsidR="004A5541" w:rsidRDefault="004A5541">
            <w:pPr>
              <w:rPr>
                <w:rFonts w:ascii="宋体" w:hAnsi="宋体" w:cs="宋体"/>
                <w:sz w:val="18"/>
                <w:szCs w:val="18"/>
              </w:rPr>
            </w:pPr>
          </w:p>
        </w:tc>
        <w:tc>
          <w:tcPr>
            <w:tcW w:w="2025" w:type="dxa"/>
            <w:gridSpan w:val="2"/>
          </w:tcPr>
          <w:p w:rsidR="004A5541" w:rsidRDefault="00DE4E0F">
            <w:pPr>
              <w:rPr>
                <w:rFonts w:ascii="宋体" w:hAnsi="宋体" w:cs="宋体"/>
                <w:sz w:val="18"/>
                <w:szCs w:val="18"/>
              </w:rPr>
            </w:pPr>
            <w:r>
              <w:rPr>
                <w:rFonts w:ascii="宋体" w:hAnsi="宋体" w:cs="宋体" w:hint="eastAsia"/>
                <w:sz w:val="18"/>
                <w:szCs w:val="18"/>
              </w:rPr>
              <w:t>service</w:t>
            </w:r>
          </w:p>
        </w:tc>
        <w:tc>
          <w:tcPr>
            <w:tcW w:w="3439" w:type="dxa"/>
          </w:tcPr>
          <w:p w:rsidR="004A5541" w:rsidRDefault="00DE4E0F">
            <w:pPr>
              <w:rPr>
                <w:rFonts w:ascii="宋体" w:hAnsi="宋体" w:cs="宋体"/>
                <w:sz w:val="18"/>
                <w:szCs w:val="18"/>
              </w:rPr>
            </w:pPr>
            <w:r>
              <w:rPr>
                <w:rFonts w:ascii="宋体" w:hAnsi="宋体" w:cs="宋体" w:hint="eastAsia"/>
                <w:sz w:val="18"/>
                <w:szCs w:val="18"/>
              </w:rPr>
              <w:t>服务对象</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DE4E0F">
            <w:pPr>
              <w:rPr>
                <w:rFonts w:ascii="宋体" w:hAnsi="宋体" w:cs="宋体"/>
                <w:sz w:val="18"/>
                <w:szCs w:val="18"/>
              </w:rPr>
            </w:pPr>
            <w:r>
              <w:rPr>
                <w:rFonts w:ascii="宋体" w:hAnsi="宋体" w:cs="宋体" w:hint="eastAsia"/>
                <w:sz w:val="18"/>
                <w:szCs w:val="18"/>
              </w:rPr>
              <w:t>OrderService</w:t>
            </w: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63" w:type="dxa"/>
            <w:vMerge/>
          </w:tcPr>
          <w:p w:rsidR="004A5541" w:rsidRDefault="004A5541">
            <w:pPr>
              <w:rPr>
                <w:rFonts w:ascii="宋体" w:hAnsi="宋体" w:cs="宋体"/>
                <w:sz w:val="18"/>
                <w:szCs w:val="18"/>
              </w:rPr>
            </w:pPr>
          </w:p>
        </w:tc>
        <w:tc>
          <w:tcPr>
            <w:tcW w:w="2025" w:type="dxa"/>
            <w:gridSpan w:val="2"/>
          </w:tcPr>
          <w:p w:rsidR="004A5541" w:rsidRDefault="00DE4E0F">
            <w:pPr>
              <w:rPr>
                <w:rFonts w:ascii="宋体" w:hAnsi="宋体" w:cs="宋体"/>
                <w:sz w:val="18"/>
                <w:szCs w:val="18"/>
              </w:rPr>
            </w:pPr>
            <w:r>
              <w:rPr>
                <w:rFonts w:ascii="宋体" w:hAnsi="宋体" w:cs="宋体" w:hint="eastAsia"/>
                <w:sz w:val="18"/>
                <w:szCs w:val="18"/>
              </w:rPr>
              <w:t>method</w:t>
            </w:r>
          </w:p>
        </w:tc>
        <w:tc>
          <w:tcPr>
            <w:tcW w:w="3439" w:type="dxa"/>
          </w:tcPr>
          <w:p w:rsidR="004A5541" w:rsidRDefault="00DE4E0F">
            <w:pPr>
              <w:rPr>
                <w:rFonts w:ascii="宋体" w:hAnsi="宋体" w:cs="宋体"/>
                <w:sz w:val="18"/>
                <w:szCs w:val="18"/>
              </w:rPr>
            </w:pPr>
            <w:r>
              <w:rPr>
                <w:rFonts w:ascii="宋体" w:hAnsi="宋体" w:cs="宋体" w:hint="eastAsia"/>
                <w:sz w:val="18"/>
                <w:szCs w:val="18"/>
              </w:rPr>
              <w:t>调用方法</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DE4E0F">
            <w:pPr>
              <w:rPr>
                <w:rFonts w:ascii="宋体" w:hAnsi="宋体" w:cs="宋体"/>
                <w:sz w:val="18"/>
                <w:szCs w:val="18"/>
              </w:rPr>
            </w:pPr>
            <w:r>
              <w:rPr>
                <w:rFonts w:ascii="宋体" w:hAnsi="宋体" w:cs="宋体" w:hint="eastAsia"/>
                <w:sz w:val="18"/>
                <w:szCs w:val="18"/>
                <w:lang w:val="zh-CN"/>
              </w:rPr>
              <w:t>autoBidSubject</w:t>
            </w: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63" w:type="dxa"/>
            <w:vMerge/>
          </w:tcPr>
          <w:p w:rsidR="004A5541" w:rsidRDefault="004A5541">
            <w:pPr>
              <w:rPr>
                <w:rFonts w:ascii="宋体" w:hAnsi="宋体" w:cs="宋体"/>
                <w:sz w:val="18"/>
                <w:szCs w:val="18"/>
              </w:rPr>
            </w:pPr>
          </w:p>
        </w:tc>
        <w:tc>
          <w:tcPr>
            <w:tcW w:w="804" w:type="dxa"/>
            <w:vMerge w:val="restart"/>
            <w:vAlign w:val="center"/>
          </w:tcPr>
          <w:p w:rsidR="004A5541" w:rsidRDefault="00DE4E0F">
            <w:pPr>
              <w:rPr>
                <w:rFonts w:ascii="宋体" w:hAnsi="宋体" w:cs="宋体"/>
                <w:sz w:val="18"/>
                <w:szCs w:val="18"/>
              </w:rPr>
            </w:pPr>
            <w:r>
              <w:rPr>
                <w:rFonts w:ascii="宋体" w:hAnsi="宋体" w:cs="宋体" w:hint="eastAsia"/>
                <w:sz w:val="18"/>
                <w:szCs w:val="18"/>
              </w:rPr>
              <w:t>param</w:t>
            </w:r>
          </w:p>
        </w:tc>
        <w:tc>
          <w:tcPr>
            <w:tcW w:w="9089" w:type="dxa"/>
            <w:gridSpan w:val="5"/>
          </w:tcPr>
          <w:p w:rsidR="004A5541" w:rsidRDefault="00DE4E0F">
            <w:pPr>
              <w:rPr>
                <w:rFonts w:ascii="宋体" w:hAnsi="宋体" w:cs="宋体"/>
                <w:sz w:val="18"/>
                <w:szCs w:val="18"/>
              </w:rPr>
            </w:pPr>
            <w:r>
              <w:rPr>
                <w:rFonts w:ascii="宋体" w:hAnsi="宋体" w:cs="宋体" w:hint="eastAsia"/>
                <w:sz w:val="18"/>
                <w:szCs w:val="18"/>
              </w:rPr>
              <w:t>请求参数，嵌套的JSON对象，key为参数名称，value为参数值</w:t>
            </w:r>
          </w:p>
        </w:tc>
      </w:tr>
      <w:tr w:rsidR="004A5541">
        <w:tc>
          <w:tcPr>
            <w:tcW w:w="563" w:type="dxa"/>
            <w:vMerge/>
          </w:tcPr>
          <w:p w:rsidR="004A5541" w:rsidRDefault="004A5541">
            <w:pPr>
              <w:rPr>
                <w:rFonts w:ascii="宋体" w:hAnsi="宋体" w:cs="宋体"/>
                <w:sz w:val="18"/>
                <w:szCs w:val="18"/>
              </w:rPr>
            </w:pPr>
          </w:p>
        </w:tc>
        <w:tc>
          <w:tcPr>
            <w:tcW w:w="804" w:type="dxa"/>
            <w:vMerge/>
          </w:tcPr>
          <w:p w:rsidR="004A5541" w:rsidRDefault="004A5541">
            <w:pPr>
              <w:rPr>
                <w:rFonts w:ascii="宋体" w:hAnsi="宋体" w:cs="宋体"/>
                <w:sz w:val="18"/>
                <w:szCs w:val="18"/>
              </w:rPr>
            </w:pPr>
          </w:p>
        </w:tc>
        <w:tc>
          <w:tcPr>
            <w:tcW w:w="1221"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3439"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P2P系统用户唯一编号</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4A5541">
            <w:pPr>
              <w:rPr>
                <w:rFonts w:ascii="宋体" w:hAnsi="宋体" w:cs="宋体"/>
                <w:sz w:val="18"/>
                <w:szCs w:val="18"/>
              </w:rPr>
            </w:pP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63" w:type="dxa"/>
            <w:vMerge/>
          </w:tcPr>
          <w:p w:rsidR="004A5541" w:rsidRDefault="004A5541">
            <w:pPr>
              <w:rPr>
                <w:rFonts w:ascii="宋体" w:hAnsi="宋体" w:cs="宋体"/>
                <w:sz w:val="18"/>
                <w:szCs w:val="18"/>
              </w:rPr>
            </w:pPr>
          </w:p>
        </w:tc>
        <w:tc>
          <w:tcPr>
            <w:tcW w:w="804" w:type="dxa"/>
            <w:vMerge/>
          </w:tcPr>
          <w:p w:rsidR="004A5541" w:rsidRDefault="004A5541">
            <w:pPr>
              <w:rPr>
                <w:rFonts w:ascii="宋体" w:hAnsi="宋体" w:cs="宋体"/>
                <w:sz w:val="18"/>
                <w:szCs w:val="18"/>
              </w:rPr>
            </w:pPr>
          </w:p>
        </w:tc>
        <w:tc>
          <w:tcPr>
            <w:tcW w:w="1221" w:type="dxa"/>
          </w:tcPr>
          <w:p w:rsidR="004A5541" w:rsidRDefault="00DE4E0F">
            <w:pPr>
              <w:rPr>
                <w:rFonts w:ascii="宋体" w:hAnsi="宋体" w:cs="宋体"/>
                <w:sz w:val="18"/>
                <w:szCs w:val="18"/>
              </w:rPr>
            </w:pPr>
            <w:r>
              <w:rPr>
                <w:rFonts w:ascii="宋体" w:hAnsi="宋体" w:cs="宋体" w:hint="eastAsia"/>
                <w:sz w:val="18"/>
                <w:szCs w:val="18"/>
              </w:rPr>
              <w:t>jumpUrl</w:t>
            </w:r>
          </w:p>
        </w:tc>
        <w:tc>
          <w:tcPr>
            <w:tcW w:w="3439" w:type="dxa"/>
          </w:tcPr>
          <w:p w:rsidR="004A5541" w:rsidRDefault="00DE4E0F">
            <w:pPr>
              <w:rPr>
                <w:rFonts w:ascii="宋体" w:hAnsi="宋体" w:cs="宋体"/>
                <w:sz w:val="18"/>
                <w:szCs w:val="18"/>
              </w:rPr>
            </w:pPr>
            <w:r>
              <w:rPr>
                <w:rFonts w:ascii="宋体" w:hAnsi="宋体" w:cs="宋体" w:hint="eastAsia"/>
                <w:sz w:val="18"/>
                <w:szCs w:val="18"/>
              </w:rPr>
              <w:t>设置密码之后，跳转返回的页面地址</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4A5541">
            <w:pPr>
              <w:rPr>
                <w:rFonts w:ascii="宋体" w:hAnsi="宋体" w:cs="宋体"/>
                <w:sz w:val="18"/>
                <w:szCs w:val="18"/>
              </w:rPr>
            </w:pP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63" w:type="dxa"/>
            <w:vMerge/>
          </w:tcPr>
          <w:p w:rsidR="004A5541" w:rsidRDefault="004A5541">
            <w:pPr>
              <w:rPr>
                <w:rFonts w:ascii="宋体" w:hAnsi="宋体" w:cs="宋体"/>
                <w:sz w:val="18"/>
                <w:szCs w:val="18"/>
              </w:rPr>
            </w:pPr>
          </w:p>
        </w:tc>
        <w:tc>
          <w:tcPr>
            <w:tcW w:w="804" w:type="dxa"/>
            <w:vMerge/>
          </w:tcPr>
          <w:p w:rsidR="004A5541" w:rsidRDefault="004A5541">
            <w:pPr>
              <w:rPr>
                <w:rFonts w:ascii="宋体" w:hAnsi="宋体" w:cs="宋体"/>
                <w:sz w:val="18"/>
                <w:szCs w:val="18"/>
              </w:rPr>
            </w:pPr>
          </w:p>
        </w:tc>
        <w:tc>
          <w:tcPr>
            <w:tcW w:w="1221" w:type="dxa"/>
          </w:tcPr>
          <w:p w:rsidR="004A5541" w:rsidRDefault="00DE4E0F">
            <w:pPr>
              <w:rPr>
                <w:rFonts w:ascii="宋体" w:hAnsi="宋体" w:cs="宋体"/>
                <w:sz w:val="18"/>
                <w:szCs w:val="18"/>
              </w:rPr>
            </w:pPr>
            <w:r>
              <w:rPr>
                <w:rFonts w:ascii="宋体" w:hAnsi="宋体" w:cs="宋体" w:hint="eastAsia"/>
                <w:sz w:val="18"/>
                <w:szCs w:val="18"/>
              </w:rPr>
              <w:t>backUrl</w:t>
            </w:r>
          </w:p>
        </w:tc>
        <w:tc>
          <w:tcPr>
            <w:tcW w:w="3439" w:type="dxa"/>
          </w:tcPr>
          <w:p w:rsidR="004A5541" w:rsidRDefault="00DE4E0F">
            <w:pPr>
              <w:rPr>
                <w:rFonts w:ascii="宋体" w:hAnsi="宋体" w:cs="宋体"/>
                <w:sz w:val="18"/>
                <w:szCs w:val="18"/>
              </w:rPr>
            </w:pPr>
            <w:r>
              <w:rPr>
                <w:rFonts w:ascii="宋体" w:hAnsi="宋体" w:cs="宋体" w:hint="eastAsia"/>
                <w:sz w:val="18"/>
                <w:szCs w:val="18"/>
              </w:rPr>
              <w:t>后台通知地址</w:t>
            </w:r>
          </w:p>
        </w:tc>
        <w:tc>
          <w:tcPr>
            <w:tcW w:w="1308" w:type="dxa"/>
          </w:tcPr>
          <w:p w:rsidR="004A5541" w:rsidRDefault="00DE4E0F">
            <w:pPr>
              <w:rPr>
                <w:rFonts w:ascii="宋体" w:hAnsi="宋体" w:cs="宋体"/>
                <w:sz w:val="18"/>
                <w:szCs w:val="18"/>
              </w:rPr>
            </w:pPr>
            <w:r>
              <w:rPr>
                <w:rFonts w:ascii="宋体" w:hAnsi="宋体" w:cs="宋体" w:hint="eastAsia"/>
                <w:sz w:val="18"/>
                <w:szCs w:val="18"/>
              </w:rPr>
              <w:t>String</w:t>
            </w:r>
          </w:p>
        </w:tc>
        <w:tc>
          <w:tcPr>
            <w:tcW w:w="2346" w:type="dxa"/>
          </w:tcPr>
          <w:p w:rsidR="004A5541" w:rsidRDefault="004A5541">
            <w:pPr>
              <w:rPr>
                <w:rFonts w:ascii="宋体" w:hAnsi="宋体" w:cs="宋体"/>
                <w:sz w:val="18"/>
                <w:szCs w:val="18"/>
              </w:rPr>
            </w:pPr>
          </w:p>
        </w:tc>
        <w:tc>
          <w:tcPr>
            <w:tcW w:w="775" w:type="dxa"/>
          </w:tcPr>
          <w:p w:rsidR="004A5541" w:rsidRDefault="00DE4E0F">
            <w:pPr>
              <w:rPr>
                <w:rFonts w:ascii="宋体" w:hAnsi="宋体" w:cs="宋体"/>
                <w:sz w:val="18"/>
                <w:szCs w:val="18"/>
              </w:rPr>
            </w:pPr>
            <w:r>
              <w:rPr>
                <w:rFonts w:ascii="宋体" w:hAnsi="宋体" w:cs="宋体" w:hint="eastAsia"/>
                <w:sz w:val="18"/>
                <w:szCs w:val="18"/>
              </w:rPr>
              <w:t>是</w:t>
            </w:r>
          </w:p>
        </w:tc>
      </w:tr>
    </w:tbl>
    <w:p w:rsidR="004A5541" w:rsidRDefault="00DE4E0F">
      <w:pPr>
        <w:pStyle w:val="4"/>
      </w:pPr>
      <w:r>
        <w:rPr>
          <w:rFonts w:hint="eastAsia"/>
        </w:rPr>
        <w:t>响应参数说明</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jumpUrl页面返回：</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105"/>
        <w:gridCol w:w="3707"/>
        <w:gridCol w:w="1082"/>
        <w:gridCol w:w="2496"/>
        <w:gridCol w:w="682"/>
      </w:tblGrid>
      <w:tr w:rsidR="004A5541">
        <w:tc>
          <w:tcPr>
            <w:tcW w:w="2489" w:type="dxa"/>
            <w:gridSpan w:val="2"/>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3707"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082"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96"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682"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489" w:type="dxa"/>
            <w:gridSpan w:val="2"/>
          </w:tcPr>
          <w:p w:rsidR="004A5541" w:rsidRDefault="00DE4E0F">
            <w:pPr>
              <w:rPr>
                <w:rFonts w:ascii="宋体" w:hAnsi="宋体" w:cs="宋体"/>
                <w:sz w:val="18"/>
                <w:szCs w:val="18"/>
              </w:rPr>
            </w:pPr>
            <w:r>
              <w:rPr>
                <w:rFonts w:ascii="宋体" w:hAnsi="宋体" w:cs="宋体" w:hint="eastAsia"/>
                <w:sz w:val="18"/>
                <w:szCs w:val="18"/>
              </w:rPr>
              <w:t>status</w:t>
            </w:r>
          </w:p>
        </w:tc>
        <w:tc>
          <w:tcPr>
            <w:tcW w:w="3707" w:type="dxa"/>
          </w:tcPr>
          <w:p w:rsidR="004A5541" w:rsidRDefault="00DE4E0F">
            <w:pPr>
              <w:rPr>
                <w:rFonts w:ascii="宋体" w:hAnsi="宋体" w:cs="宋体"/>
                <w:sz w:val="18"/>
                <w:szCs w:val="18"/>
              </w:rPr>
            </w:pPr>
            <w:r>
              <w:rPr>
                <w:rFonts w:ascii="宋体" w:hAnsi="宋体" w:cs="宋体" w:hint="eastAsia"/>
                <w:sz w:val="18"/>
                <w:szCs w:val="18"/>
              </w:rPr>
              <w:t>服务调用是否成功</w:t>
            </w:r>
          </w:p>
        </w:tc>
        <w:tc>
          <w:tcPr>
            <w:tcW w:w="1082" w:type="dxa"/>
          </w:tcPr>
          <w:p w:rsidR="004A5541" w:rsidRDefault="00DE4E0F">
            <w:pPr>
              <w:rPr>
                <w:rFonts w:ascii="宋体" w:hAnsi="宋体" w:cs="宋体"/>
                <w:sz w:val="18"/>
                <w:szCs w:val="18"/>
              </w:rPr>
            </w:pPr>
            <w:r>
              <w:rPr>
                <w:rFonts w:ascii="宋体" w:hAnsi="宋体" w:cs="宋体" w:hint="eastAsia"/>
                <w:sz w:val="18"/>
                <w:szCs w:val="18"/>
              </w:rPr>
              <w:t>String</w:t>
            </w:r>
          </w:p>
        </w:tc>
        <w:tc>
          <w:tcPr>
            <w:tcW w:w="2496" w:type="dxa"/>
          </w:tcPr>
          <w:p w:rsidR="004A5541" w:rsidRDefault="00DE4E0F">
            <w:pPr>
              <w:rPr>
                <w:rFonts w:ascii="宋体" w:hAnsi="宋体" w:cs="宋体"/>
                <w:sz w:val="18"/>
                <w:szCs w:val="18"/>
              </w:rPr>
            </w:pPr>
            <w:r>
              <w:rPr>
                <w:rFonts w:ascii="宋体" w:hAnsi="宋体" w:cs="宋体" w:hint="eastAsia"/>
                <w:sz w:val="18"/>
                <w:szCs w:val="18"/>
              </w:rPr>
              <w:t>OK成功；error失败</w:t>
            </w:r>
          </w:p>
        </w:tc>
        <w:tc>
          <w:tcPr>
            <w:tcW w:w="682"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signedValue</w:t>
            </w:r>
          </w:p>
        </w:tc>
        <w:tc>
          <w:tcPr>
            <w:tcW w:w="9072" w:type="dxa"/>
            <w:gridSpan w:val="5"/>
          </w:tcPr>
          <w:p w:rsidR="004A5541" w:rsidRDefault="00DE4E0F">
            <w:pPr>
              <w:jc w:val="center"/>
              <w:rPr>
                <w:rFonts w:ascii="宋体" w:hAnsi="宋体" w:cs="宋体"/>
                <w:sz w:val="18"/>
                <w:szCs w:val="18"/>
              </w:rPr>
            </w:pPr>
            <w:r>
              <w:rPr>
                <w:rFonts w:ascii="宋体" w:hAnsi="宋体" w:cs="宋体"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宋体" w:hAnsi="宋体" w:cs="宋体"/>
                <w:sz w:val="18"/>
                <w:szCs w:val="18"/>
              </w:rPr>
            </w:pPr>
          </w:p>
        </w:tc>
        <w:tc>
          <w:tcPr>
            <w:tcW w:w="1105"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3707" w:type="dxa"/>
          </w:tcPr>
          <w:p w:rsidR="004A5541" w:rsidRDefault="00DE4E0F">
            <w:pPr>
              <w:rPr>
                <w:rFonts w:ascii="宋体" w:hAnsi="宋体" w:cs="宋体"/>
                <w:sz w:val="18"/>
                <w:szCs w:val="18"/>
              </w:rPr>
            </w:pPr>
            <w:r>
              <w:rPr>
                <w:rFonts w:ascii="宋体" w:hAnsi="宋体" w:cs="宋体" w:hint="eastAsia"/>
                <w:sz w:val="18"/>
                <w:szCs w:val="18"/>
              </w:rPr>
              <w:t>P2P系统用户唯一编号</w:t>
            </w:r>
            <w:proofErr w:type="gramStart"/>
            <w:r>
              <w:rPr>
                <w:rFonts w:ascii="宋体" w:hAnsi="宋体" w:cs="宋体" w:hint="eastAsia"/>
                <w:sz w:val="18"/>
                <w:szCs w:val="18"/>
              </w:rPr>
              <w:t>编号</w:t>
            </w:r>
            <w:proofErr w:type="gramEnd"/>
            <w:r>
              <w:rPr>
                <w:rFonts w:ascii="宋体" w:hAnsi="宋体" w:cs="宋体" w:hint="eastAsia"/>
                <w:sz w:val="18"/>
                <w:szCs w:val="18"/>
              </w:rPr>
              <w:t>。</w:t>
            </w:r>
          </w:p>
        </w:tc>
        <w:tc>
          <w:tcPr>
            <w:tcW w:w="1082" w:type="dxa"/>
          </w:tcPr>
          <w:p w:rsidR="004A5541" w:rsidRDefault="00DE4E0F">
            <w:pPr>
              <w:rPr>
                <w:rFonts w:ascii="宋体" w:hAnsi="宋体" w:cs="宋体"/>
                <w:sz w:val="18"/>
                <w:szCs w:val="18"/>
              </w:rPr>
            </w:pPr>
            <w:r>
              <w:rPr>
                <w:rFonts w:ascii="宋体" w:hAnsi="宋体" w:cs="宋体" w:hint="eastAsia"/>
                <w:sz w:val="18"/>
                <w:szCs w:val="18"/>
              </w:rPr>
              <w:t>String</w:t>
            </w:r>
          </w:p>
        </w:tc>
        <w:tc>
          <w:tcPr>
            <w:tcW w:w="2496" w:type="dxa"/>
          </w:tcPr>
          <w:p w:rsidR="004A5541" w:rsidRDefault="004A5541">
            <w:pPr>
              <w:rPr>
                <w:rFonts w:ascii="宋体" w:hAnsi="宋体" w:cs="宋体"/>
                <w:sz w:val="18"/>
                <w:szCs w:val="18"/>
              </w:rPr>
            </w:pPr>
          </w:p>
        </w:tc>
        <w:tc>
          <w:tcPr>
            <w:tcW w:w="682"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489"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3707"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08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6" w:type="dxa"/>
            <w:vAlign w:val="center"/>
          </w:tcPr>
          <w:p w:rsidR="004A5541" w:rsidRDefault="004A5541">
            <w:pPr>
              <w:rPr>
                <w:rFonts w:asciiTheme="minorEastAsia" w:eastAsiaTheme="minorEastAsia" w:hAnsiTheme="minorEastAsia"/>
                <w:sz w:val="18"/>
                <w:szCs w:val="18"/>
              </w:rPr>
            </w:pPr>
          </w:p>
        </w:tc>
        <w:tc>
          <w:tcPr>
            <w:tcW w:w="68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489"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3707"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08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68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489"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3707"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08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9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682"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329"/>
        <w:gridCol w:w="1364"/>
        <w:gridCol w:w="2268"/>
        <w:gridCol w:w="1134"/>
        <w:gridCol w:w="2410"/>
        <w:gridCol w:w="1134"/>
      </w:tblGrid>
      <w:tr w:rsidR="004A5541">
        <w:trPr>
          <w:jc w:val="center"/>
        </w:trPr>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639"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OrderService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lang w:val="zh-CN"/>
              </w:rPr>
              <w:t>autoBidSubject</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310"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授权是否成功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 w:rsidR="004A5541" w:rsidRDefault="00DE4E0F">
      <w:pPr>
        <w:pStyle w:val="4"/>
      </w:pPr>
      <w:r>
        <w:rPr>
          <w:rFonts w:hint="eastAsia"/>
        </w:rPr>
        <w:t>WEB</w:t>
      </w:r>
      <w:r>
        <w:rPr>
          <w:rFonts w:hint="eastAsia"/>
        </w:rPr>
        <w:t>示例</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5274310" cy="32905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cstate="print"/>
                    <a:stretch>
                      <a:fillRect/>
                    </a:stretch>
                  </pic:blipFill>
                  <pic:spPr>
                    <a:xfrm>
                      <a:off x="0" y="0"/>
                      <a:ext cx="5274310" cy="3290570"/>
                    </a:xfrm>
                    <a:prstGeom prst="rect">
                      <a:avLst/>
                    </a:prstGeom>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rPr>
        <w:t>移动端</w:t>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2762250" cy="4460875"/>
            <wp:effectExtent l="0" t="0" r="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cstate="print"/>
                    <a:stretch>
                      <a:fillRect/>
                    </a:stretch>
                  </pic:blipFill>
                  <pic:spPr>
                    <a:xfrm>
                      <a:off x="0" y="0"/>
                      <a:ext cx="2777467" cy="4485645"/>
                    </a:xfrm>
                    <a:prstGeom prst="rect">
                      <a:avLst/>
                    </a:prstGeom>
                  </pic:spPr>
                </pic:pic>
              </a:graphicData>
            </a:graphic>
          </wp:inline>
        </w:drawing>
      </w:r>
    </w:p>
    <w:p w:rsidR="004A5541" w:rsidRDefault="004A5541"/>
    <w:p w:rsidR="004A5541" w:rsidRDefault="00DE4E0F">
      <w:pPr>
        <w:pStyle w:val="3"/>
        <w:numPr>
          <w:ilvl w:val="2"/>
          <w:numId w:val="1"/>
        </w:numPr>
        <w:rPr>
          <w:rFonts w:asciiTheme="minorEastAsia" w:eastAsiaTheme="minorEastAsia" w:hAnsiTheme="minorEastAsia"/>
        </w:rPr>
      </w:pPr>
      <w:bookmarkStart w:id="200" w:name="_Toc1911"/>
      <w:r>
        <w:rPr>
          <w:rFonts w:asciiTheme="minorEastAsia" w:eastAsiaTheme="minorEastAsia" w:hAnsiTheme="minorEastAsia" w:hint="eastAsia"/>
        </w:rPr>
        <w:lastRenderedPageBreak/>
        <w:t>自动投标授权撤销【银行H5交互】</w:t>
      </w:r>
      <w:bookmarkEnd w:id="200"/>
    </w:p>
    <w:p w:rsidR="004A5541" w:rsidRDefault="00DE4E0F">
      <w:r>
        <w:rPr>
          <w:rFonts w:hint="eastAsia"/>
        </w:rPr>
        <w:t>注：</w:t>
      </w:r>
    </w:p>
    <w:p w:rsidR="004A5541" w:rsidRDefault="00DE4E0F">
      <w:pPr>
        <w:numPr>
          <w:ilvl w:val="0"/>
          <w:numId w:val="49"/>
        </w:numPr>
      </w:pPr>
      <w:r>
        <w:rPr>
          <w:rFonts w:hint="eastAsia"/>
        </w:rPr>
        <w:t>仅支持个人会员。</w:t>
      </w:r>
    </w:p>
    <w:p w:rsidR="004A5541" w:rsidRDefault="00DE4E0F">
      <w:pPr>
        <w:numPr>
          <w:ilvl w:val="0"/>
          <w:numId w:val="49"/>
        </w:numPr>
      </w:pPr>
      <w:r>
        <w:rPr>
          <w:rFonts w:hint="eastAsia"/>
        </w:rPr>
        <w:t>以前台页面形式进行请求，通过存管通请求到银行页面通过密码验证来取消</w:t>
      </w:r>
    </w:p>
    <w:p w:rsidR="004A5541" w:rsidRDefault="00DE4E0F">
      <w:pPr>
        <w:numPr>
          <w:ilvl w:val="0"/>
          <w:numId w:val="49"/>
        </w:numPr>
      </w:pPr>
      <w:r>
        <w:rPr>
          <w:rFonts w:hint="eastAsia"/>
        </w:rPr>
        <w:t>如果设置成功，会发送后台通知；失败则不通知</w:t>
      </w:r>
    </w:p>
    <w:p w:rsidR="004A5541" w:rsidRDefault="00DE4E0F">
      <w:pPr>
        <w:numPr>
          <w:ilvl w:val="0"/>
          <w:numId w:val="49"/>
        </w:numPr>
      </w:pPr>
      <w:r>
        <w:rPr>
          <w:rFonts w:hint="eastAsia"/>
        </w:rPr>
        <w:t>以前台网页形式调用。</w:t>
      </w:r>
    </w:p>
    <w:p w:rsidR="004A5541" w:rsidRDefault="00DE4E0F">
      <w:pPr>
        <w:numPr>
          <w:ilvl w:val="0"/>
          <w:numId w:val="49"/>
        </w:numPr>
      </w:pPr>
      <w:r>
        <w:rPr>
          <w:rFonts w:hint="eastAsia"/>
        </w:rPr>
        <w:t>测试环境地址：</w:t>
      </w:r>
      <w:r>
        <w:rPr>
          <w:rFonts w:hint="eastAsia"/>
        </w:rPr>
        <w:t>http://122.227.225.142:23661/service/soa</w:t>
      </w:r>
    </w:p>
    <w:p w:rsidR="004A5541" w:rsidRDefault="00DE4E0F">
      <w:pPr>
        <w:numPr>
          <w:ilvl w:val="0"/>
          <w:numId w:val="49"/>
        </w:numPr>
      </w:pPr>
      <w:r>
        <w:rPr>
          <w:rFonts w:hint="eastAsia"/>
        </w:rPr>
        <w:t>生产环境地址：</w:t>
      </w:r>
      <w:r>
        <w:rPr>
          <w:rFonts w:hint="eastAsia"/>
        </w:rPr>
        <w:t>https://yun.allinpay.com/service/soa</w:t>
      </w:r>
    </w:p>
    <w:p w:rsidR="004A5541" w:rsidRDefault="00DE4E0F">
      <w:pPr>
        <w:pStyle w:val="4"/>
      </w:pPr>
      <w:r>
        <w:rPr>
          <w:rFonts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03"/>
        <w:gridCol w:w="857"/>
        <w:gridCol w:w="1179"/>
        <w:gridCol w:w="3396"/>
        <w:gridCol w:w="1136"/>
        <w:gridCol w:w="2475"/>
        <w:gridCol w:w="810"/>
      </w:tblGrid>
      <w:tr w:rsidR="004A5541">
        <w:tc>
          <w:tcPr>
            <w:tcW w:w="2639" w:type="dxa"/>
            <w:gridSpan w:val="3"/>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3396"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6"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75"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81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639" w:type="dxa"/>
            <w:gridSpan w:val="3"/>
          </w:tcPr>
          <w:p w:rsidR="004A5541" w:rsidRDefault="00DE4E0F">
            <w:pPr>
              <w:rPr>
                <w:rFonts w:ascii="宋体" w:hAnsi="宋体" w:cs="宋体"/>
                <w:sz w:val="18"/>
                <w:szCs w:val="18"/>
              </w:rPr>
            </w:pPr>
            <w:r>
              <w:rPr>
                <w:rFonts w:ascii="宋体" w:hAnsi="宋体" w:cs="宋体" w:hint="eastAsia"/>
                <w:sz w:val="18"/>
                <w:szCs w:val="18"/>
              </w:rPr>
              <w:t>sysid</w:t>
            </w:r>
          </w:p>
        </w:tc>
        <w:tc>
          <w:tcPr>
            <w:tcW w:w="3396" w:type="dxa"/>
          </w:tcPr>
          <w:p w:rsidR="004A5541" w:rsidRDefault="00DE4E0F">
            <w:pPr>
              <w:rPr>
                <w:rFonts w:ascii="宋体" w:hAnsi="宋体" w:cs="宋体"/>
                <w:sz w:val="18"/>
                <w:szCs w:val="18"/>
              </w:rPr>
            </w:pPr>
            <w:r>
              <w:rPr>
                <w:rFonts w:ascii="宋体" w:hAnsi="宋体" w:cs="宋体" w:hint="eastAsia"/>
                <w:sz w:val="18"/>
                <w:szCs w:val="18"/>
              </w:rPr>
              <w:t>分配的系统编号</w:t>
            </w:r>
          </w:p>
        </w:tc>
        <w:tc>
          <w:tcPr>
            <w:tcW w:w="1136" w:type="dxa"/>
          </w:tcPr>
          <w:p w:rsidR="004A5541" w:rsidRDefault="00DE4E0F">
            <w:pPr>
              <w:rPr>
                <w:rFonts w:ascii="宋体" w:hAnsi="宋体" w:cs="宋体"/>
                <w:sz w:val="18"/>
                <w:szCs w:val="18"/>
              </w:rPr>
            </w:pPr>
            <w:r>
              <w:rPr>
                <w:rFonts w:ascii="宋体" w:hAnsi="宋体" w:cs="宋体" w:hint="eastAsia"/>
                <w:sz w:val="18"/>
                <w:szCs w:val="18"/>
              </w:rPr>
              <w:t>String</w:t>
            </w:r>
          </w:p>
        </w:tc>
        <w:tc>
          <w:tcPr>
            <w:tcW w:w="2475" w:type="dxa"/>
          </w:tcPr>
          <w:p w:rsidR="004A5541" w:rsidRDefault="004A5541">
            <w:pPr>
              <w:rPr>
                <w:rFonts w:ascii="宋体" w:hAnsi="宋体" w:cs="宋体"/>
                <w:sz w:val="18"/>
                <w:szCs w:val="18"/>
              </w:rPr>
            </w:pPr>
          </w:p>
        </w:tc>
        <w:tc>
          <w:tcPr>
            <w:tcW w:w="810"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639" w:type="dxa"/>
            <w:gridSpan w:val="3"/>
          </w:tcPr>
          <w:p w:rsidR="004A5541" w:rsidRDefault="00DE4E0F">
            <w:pPr>
              <w:rPr>
                <w:rFonts w:ascii="宋体" w:hAnsi="宋体" w:cs="宋体"/>
                <w:sz w:val="18"/>
                <w:szCs w:val="18"/>
              </w:rPr>
            </w:pPr>
            <w:r>
              <w:rPr>
                <w:rFonts w:ascii="宋体" w:hAnsi="宋体" w:cs="宋体" w:hint="eastAsia"/>
                <w:sz w:val="18"/>
                <w:szCs w:val="18"/>
              </w:rPr>
              <w:t>sign</w:t>
            </w:r>
          </w:p>
        </w:tc>
        <w:tc>
          <w:tcPr>
            <w:tcW w:w="3396"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签名</w:t>
            </w:r>
          </w:p>
        </w:tc>
        <w:tc>
          <w:tcPr>
            <w:tcW w:w="1136"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475" w:type="dxa"/>
          </w:tcPr>
          <w:p w:rsidR="004A5541" w:rsidRDefault="004A5541">
            <w:pPr>
              <w:rPr>
                <w:rStyle w:val="apple-style-span"/>
                <w:rFonts w:ascii="宋体" w:hAnsi="宋体" w:cs="宋体"/>
                <w:color w:val="000000"/>
                <w:sz w:val="18"/>
                <w:szCs w:val="18"/>
              </w:rPr>
            </w:pPr>
          </w:p>
        </w:tc>
        <w:tc>
          <w:tcPr>
            <w:tcW w:w="810"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2639" w:type="dxa"/>
            <w:gridSpan w:val="3"/>
          </w:tcPr>
          <w:p w:rsidR="004A5541" w:rsidRDefault="00DE4E0F">
            <w:pPr>
              <w:rPr>
                <w:rFonts w:ascii="宋体" w:hAnsi="宋体" w:cs="宋体"/>
                <w:sz w:val="18"/>
                <w:szCs w:val="18"/>
              </w:rPr>
            </w:pPr>
            <w:r>
              <w:rPr>
                <w:rFonts w:ascii="宋体" w:hAnsi="宋体" w:cs="宋体" w:hint="eastAsia"/>
                <w:sz w:val="18"/>
                <w:szCs w:val="18"/>
              </w:rPr>
              <w:t>timestamp</w:t>
            </w:r>
          </w:p>
        </w:tc>
        <w:tc>
          <w:tcPr>
            <w:tcW w:w="3396"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请求时间戳</w:t>
            </w:r>
          </w:p>
        </w:tc>
        <w:tc>
          <w:tcPr>
            <w:tcW w:w="1136"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475" w:type="dxa"/>
          </w:tcPr>
          <w:p w:rsidR="004A5541" w:rsidRDefault="00DE4E0F">
            <w:pPr>
              <w:rPr>
                <w:rStyle w:val="apple-style-span"/>
                <w:rFonts w:ascii="宋体" w:hAnsi="宋体" w:cs="宋体"/>
                <w:color w:val="000000"/>
                <w:sz w:val="18"/>
                <w:szCs w:val="18"/>
              </w:rPr>
            </w:pPr>
            <w:r>
              <w:rPr>
                <w:rStyle w:val="apple-style-span"/>
                <w:rFonts w:ascii="宋体" w:hAnsi="宋体" w:cs="宋体" w:hint="eastAsia"/>
                <w:color w:val="000000"/>
                <w:sz w:val="18"/>
                <w:szCs w:val="18"/>
              </w:rPr>
              <w:t>格式：yyyy-MM-dd HH:mm:ss</w:t>
            </w:r>
          </w:p>
        </w:tc>
        <w:tc>
          <w:tcPr>
            <w:tcW w:w="810"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2639" w:type="dxa"/>
            <w:gridSpan w:val="3"/>
          </w:tcPr>
          <w:p w:rsidR="004A5541" w:rsidRDefault="00DE4E0F">
            <w:pPr>
              <w:rPr>
                <w:rFonts w:ascii="宋体" w:hAnsi="宋体" w:cs="宋体"/>
                <w:sz w:val="18"/>
                <w:szCs w:val="18"/>
              </w:rPr>
            </w:pPr>
            <w:r>
              <w:rPr>
                <w:rFonts w:ascii="宋体" w:hAnsi="宋体" w:cs="宋体" w:hint="eastAsia"/>
                <w:sz w:val="18"/>
                <w:szCs w:val="18"/>
              </w:rPr>
              <w:t>v</w:t>
            </w:r>
          </w:p>
        </w:tc>
        <w:tc>
          <w:tcPr>
            <w:tcW w:w="3396" w:type="dxa"/>
          </w:tcPr>
          <w:p w:rsidR="004A5541" w:rsidRDefault="00DE4E0F">
            <w:pPr>
              <w:rPr>
                <w:rFonts w:ascii="宋体" w:hAnsi="宋体" w:cs="宋体"/>
                <w:sz w:val="18"/>
                <w:szCs w:val="18"/>
              </w:rPr>
            </w:pPr>
            <w:r>
              <w:rPr>
                <w:rFonts w:ascii="宋体" w:hAnsi="宋体" w:cs="宋体" w:hint="eastAsia"/>
                <w:sz w:val="18"/>
                <w:szCs w:val="18"/>
              </w:rPr>
              <w:t>接口版本(现为1.0)</w:t>
            </w:r>
          </w:p>
        </w:tc>
        <w:tc>
          <w:tcPr>
            <w:tcW w:w="1136" w:type="dxa"/>
          </w:tcPr>
          <w:p w:rsidR="004A5541" w:rsidRDefault="00DE4E0F">
            <w:pPr>
              <w:rPr>
                <w:rFonts w:ascii="宋体" w:hAnsi="宋体" w:cs="宋体"/>
                <w:sz w:val="18"/>
                <w:szCs w:val="18"/>
              </w:rPr>
            </w:pPr>
            <w:r>
              <w:rPr>
                <w:rFonts w:ascii="宋体" w:hAnsi="宋体" w:cs="宋体" w:hint="eastAsia"/>
                <w:sz w:val="18"/>
                <w:szCs w:val="18"/>
              </w:rPr>
              <w:t>String</w:t>
            </w:r>
          </w:p>
        </w:tc>
        <w:tc>
          <w:tcPr>
            <w:tcW w:w="2475" w:type="dxa"/>
          </w:tcPr>
          <w:p w:rsidR="004A5541" w:rsidRDefault="00DE4E0F">
            <w:pPr>
              <w:rPr>
                <w:rFonts w:ascii="宋体" w:hAnsi="宋体" w:cs="宋体"/>
                <w:sz w:val="18"/>
                <w:szCs w:val="18"/>
              </w:rPr>
            </w:pPr>
            <w:r>
              <w:rPr>
                <w:rFonts w:ascii="宋体" w:hAnsi="宋体" w:cs="宋体" w:hint="eastAsia"/>
                <w:sz w:val="18"/>
                <w:szCs w:val="18"/>
              </w:rPr>
              <w:t>1.0</w:t>
            </w:r>
          </w:p>
        </w:tc>
        <w:tc>
          <w:tcPr>
            <w:tcW w:w="810"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val="restart"/>
            <w:vAlign w:val="center"/>
          </w:tcPr>
          <w:p w:rsidR="004A5541" w:rsidRDefault="00DE4E0F">
            <w:pPr>
              <w:rPr>
                <w:rFonts w:ascii="宋体" w:hAnsi="宋体" w:cs="宋体"/>
                <w:sz w:val="18"/>
                <w:szCs w:val="18"/>
              </w:rPr>
            </w:pPr>
            <w:r>
              <w:rPr>
                <w:rFonts w:ascii="宋体" w:hAnsi="宋体" w:cs="宋体" w:hint="eastAsia"/>
                <w:sz w:val="18"/>
                <w:szCs w:val="18"/>
              </w:rPr>
              <w:t>req</w:t>
            </w:r>
          </w:p>
        </w:tc>
        <w:tc>
          <w:tcPr>
            <w:tcW w:w="9853" w:type="dxa"/>
            <w:gridSpan w:val="6"/>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服务请求的JSON对象，参与签名，非必填参数在报文可出现，也可不出现</w:t>
            </w:r>
          </w:p>
        </w:tc>
      </w:tr>
      <w:tr w:rsidR="004A5541">
        <w:tc>
          <w:tcPr>
            <w:tcW w:w="603" w:type="dxa"/>
            <w:vMerge/>
          </w:tcPr>
          <w:p w:rsidR="004A5541" w:rsidRDefault="004A5541">
            <w:pPr>
              <w:rPr>
                <w:rFonts w:ascii="宋体" w:hAnsi="宋体" w:cs="宋体"/>
                <w:sz w:val="18"/>
                <w:szCs w:val="18"/>
              </w:rPr>
            </w:pPr>
          </w:p>
        </w:tc>
        <w:tc>
          <w:tcPr>
            <w:tcW w:w="2036" w:type="dxa"/>
            <w:gridSpan w:val="2"/>
          </w:tcPr>
          <w:p w:rsidR="004A5541" w:rsidRDefault="00DE4E0F">
            <w:pPr>
              <w:rPr>
                <w:rFonts w:ascii="宋体" w:hAnsi="宋体" w:cs="宋体"/>
                <w:sz w:val="18"/>
                <w:szCs w:val="18"/>
              </w:rPr>
            </w:pPr>
            <w:r>
              <w:rPr>
                <w:rFonts w:ascii="宋体" w:hAnsi="宋体" w:cs="宋体" w:hint="eastAsia"/>
                <w:sz w:val="18"/>
                <w:szCs w:val="18"/>
              </w:rPr>
              <w:t>service</w:t>
            </w:r>
          </w:p>
        </w:tc>
        <w:tc>
          <w:tcPr>
            <w:tcW w:w="3396" w:type="dxa"/>
          </w:tcPr>
          <w:p w:rsidR="004A5541" w:rsidRDefault="00DE4E0F">
            <w:pPr>
              <w:rPr>
                <w:rFonts w:ascii="宋体" w:hAnsi="宋体" w:cs="宋体"/>
                <w:sz w:val="18"/>
                <w:szCs w:val="18"/>
              </w:rPr>
            </w:pPr>
            <w:r>
              <w:rPr>
                <w:rFonts w:ascii="宋体" w:hAnsi="宋体" w:cs="宋体" w:hint="eastAsia"/>
                <w:sz w:val="18"/>
                <w:szCs w:val="18"/>
              </w:rPr>
              <w:t>服务对象</w:t>
            </w:r>
          </w:p>
        </w:tc>
        <w:tc>
          <w:tcPr>
            <w:tcW w:w="1136" w:type="dxa"/>
          </w:tcPr>
          <w:p w:rsidR="004A5541" w:rsidRDefault="00DE4E0F">
            <w:pPr>
              <w:rPr>
                <w:rFonts w:ascii="宋体" w:hAnsi="宋体" w:cs="宋体"/>
                <w:sz w:val="18"/>
                <w:szCs w:val="18"/>
              </w:rPr>
            </w:pPr>
            <w:r>
              <w:rPr>
                <w:rFonts w:ascii="宋体" w:hAnsi="宋体" w:cs="宋体" w:hint="eastAsia"/>
                <w:sz w:val="18"/>
                <w:szCs w:val="18"/>
              </w:rPr>
              <w:t>String</w:t>
            </w:r>
          </w:p>
        </w:tc>
        <w:tc>
          <w:tcPr>
            <w:tcW w:w="2475" w:type="dxa"/>
          </w:tcPr>
          <w:p w:rsidR="004A5541" w:rsidRDefault="00DE4E0F">
            <w:pPr>
              <w:rPr>
                <w:rFonts w:ascii="宋体" w:hAnsi="宋体" w:cs="宋体"/>
                <w:sz w:val="18"/>
                <w:szCs w:val="18"/>
              </w:rPr>
            </w:pPr>
            <w:r>
              <w:rPr>
                <w:rFonts w:ascii="宋体" w:hAnsi="宋体" w:cs="宋体" w:hint="eastAsia"/>
                <w:sz w:val="18"/>
                <w:szCs w:val="18"/>
              </w:rPr>
              <w:t>OrderService</w:t>
            </w:r>
          </w:p>
        </w:tc>
        <w:tc>
          <w:tcPr>
            <w:tcW w:w="810"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2036" w:type="dxa"/>
            <w:gridSpan w:val="2"/>
          </w:tcPr>
          <w:p w:rsidR="004A5541" w:rsidRDefault="00DE4E0F">
            <w:pPr>
              <w:rPr>
                <w:rFonts w:ascii="宋体" w:hAnsi="宋体" w:cs="宋体"/>
                <w:sz w:val="18"/>
                <w:szCs w:val="18"/>
              </w:rPr>
            </w:pPr>
            <w:r>
              <w:rPr>
                <w:rFonts w:ascii="宋体" w:hAnsi="宋体" w:cs="宋体" w:hint="eastAsia"/>
                <w:sz w:val="18"/>
                <w:szCs w:val="18"/>
              </w:rPr>
              <w:t>method</w:t>
            </w:r>
          </w:p>
        </w:tc>
        <w:tc>
          <w:tcPr>
            <w:tcW w:w="3396" w:type="dxa"/>
          </w:tcPr>
          <w:p w:rsidR="004A5541" w:rsidRDefault="00DE4E0F">
            <w:pPr>
              <w:rPr>
                <w:rFonts w:ascii="宋体" w:hAnsi="宋体" w:cs="宋体"/>
                <w:sz w:val="18"/>
                <w:szCs w:val="18"/>
              </w:rPr>
            </w:pPr>
            <w:r>
              <w:rPr>
                <w:rFonts w:ascii="宋体" w:hAnsi="宋体" w:cs="宋体" w:hint="eastAsia"/>
                <w:sz w:val="18"/>
                <w:szCs w:val="18"/>
              </w:rPr>
              <w:t>调用方法</w:t>
            </w:r>
          </w:p>
        </w:tc>
        <w:tc>
          <w:tcPr>
            <w:tcW w:w="1136" w:type="dxa"/>
          </w:tcPr>
          <w:p w:rsidR="004A5541" w:rsidRDefault="00DE4E0F">
            <w:pPr>
              <w:rPr>
                <w:rFonts w:ascii="宋体" w:hAnsi="宋体" w:cs="宋体"/>
                <w:sz w:val="18"/>
                <w:szCs w:val="18"/>
              </w:rPr>
            </w:pPr>
            <w:r>
              <w:rPr>
                <w:rFonts w:ascii="宋体" w:hAnsi="宋体" w:cs="宋体" w:hint="eastAsia"/>
                <w:sz w:val="18"/>
                <w:szCs w:val="18"/>
              </w:rPr>
              <w:t>String</w:t>
            </w:r>
          </w:p>
        </w:tc>
        <w:tc>
          <w:tcPr>
            <w:tcW w:w="2475" w:type="dxa"/>
          </w:tcPr>
          <w:p w:rsidR="004A5541" w:rsidRDefault="00DE4E0F">
            <w:pPr>
              <w:rPr>
                <w:rFonts w:ascii="宋体" w:hAnsi="宋体" w:cs="宋体"/>
                <w:sz w:val="18"/>
                <w:szCs w:val="18"/>
              </w:rPr>
            </w:pPr>
            <w:r>
              <w:rPr>
                <w:rFonts w:ascii="宋体" w:hAnsi="宋体" w:cs="宋体" w:hint="eastAsia"/>
                <w:sz w:val="18"/>
                <w:szCs w:val="18"/>
                <w:lang w:val="zh-CN"/>
              </w:rPr>
              <w:t>cancel</w:t>
            </w:r>
            <w:r>
              <w:rPr>
                <w:rFonts w:ascii="宋体" w:hAnsi="宋体" w:cs="宋体" w:hint="eastAsia"/>
                <w:sz w:val="18"/>
                <w:szCs w:val="18"/>
              </w:rPr>
              <w:t>A</w:t>
            </w:r>
            <w:r>
              <w:rPr>
                <w:rFonts w:ascii="宋体" w:hAnsi="宋体" w:cs="宋体" w:hint="eastAsia"/>
                <w:sz w:val="18"/>
                <w:szCs w:val="18"/>
                <w:lang w:val="zh-CN"/>
              </w:rPr>
              <w:t>utoBidSubject</w:t>
            </w:r>
          </w:p>
        </w:tc>
        <w:tc>
          <w:tcPr>
            <w:tcW w:w="810"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857"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param</w:t>
            </w:r>
          </w:p>
        </w:tc>
        <w:tc>
          <w:tcPr>
            <w:tcW w:w="8996" w:type="dxa"/>
            <w:gridSpan w:val="5"/>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请求参数，嵌套的JSON对象，key为参数名称，value为参数值</w:t>
            </w:r>
          </w:p>
        </w:tc>
      </w:tr>
      <w:tr w:rsidR="004A5541">
        <w:tc>
          <w:tcPr>
            <w:tcW w:w="603" w:type="dxa"/>
            <w:vMerge/>
          </w:tcPr>
          <w:p w:rsidR="004A5541" w:rsidRDefault="004A5541">
            <w:pPr>
              <w:rPr>
                <w:rFonts w:ascii="宋体" w:hAnsi="宋体" w:cs="宋体"/>
                <w:sz w:val="18"/>
                <w:szCs w:val="18"/>
              </w:rPr>
            </w:pPr>
          </w:p>
        </w:tc>
        <w:tc>
          <w:tcPr>
            <w:tcW w:w="857" w:type="dxa"/>
            <w:vMerge/>
          </w:tcPr>
          <w:p w:rsidR="004A5541" w:rsidRDefault="004A5541">
            <w:pPr>
              <w:rPr>
                <w:rFonts w:ascii="宋体" w:hAnsi="宋体" w:cs="宋体"/>
                <w:sz w:val="18"/>
                <w:szCs w:val="18"/>
              </w:rPr>
            </w:pPr>
          </w:p>
        </w:tc>
        <w:tc>
          <w:tcPr>
            <w:tcW w:w="1179"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3396" w:type="dxa"/>
          </w:tcPr>
          <w:p w:rsidR="004A5541" w:rsidRDefault="00DE4E0F">
            <w:pPr>
              <w:rPr>
                <w:rFonts w:ascii="宋体" w:hAnsi="宋体" w:cs="宋体"/>
                <w:sz w:val="18"/>
                <w:szCs w:val="18"/>
              </w:rPr>
            </w:pPr>
            <w:r>
              <w:rPr>
                <w:rFonts w:ascii="宋体" w:hAnsi="宋体" w:cs="宋体" w:hint="eastAsia"/>
                <w:sz w:val="18"/>
                <w:szCs w:val="18"/>
              </w:rPr>
              <w:t>P2P系统用户唯一编号</w:t>
            </w:r>
            <w:proofErr w:type="gramStart"/>
            <w:r>
              <w:rPr>
                <w:rFonts w:ascii="宋体" w:hAnsi="宋体" w:cs="宋体" w:hint="eastAsia"/>
                <w:sz w:val="18"/>
                <w:szCs w:val="18"/>
              </w:rPr>
              <w:t>编号</w:t>
            </w:r>
            <w:proofErr w:type="gramEnd"/>
            <w:r>
              <w:rPr>
                <w:rFonts w:ascii="宋体" w:hAnsi="宋体" w:cs="宋体" w:hint="eastAsia"/>
                <w:sz w:val="18"/>
                <w:szCs w:val="18"/>
              </w:rPr>
              <w:t>。</w:t>
            </w:r>
          </w:p>
        </w:tc>
        <w:tc>
          <w:tcPr>
            <w:tcW w:w="1136" w:type="dxa"/>
          </w:tcPr>
          <w:p w:rsidR="004A5541" w:rsidRDefault="00DE4E0F">
            <w:pPr>
              <w:rPr>
                <w:rFonts w:ascii="宋体" w:hAnsi="宋体" w:cs="宋体"/>
                <w:sz w:val="18"/>
                <w:szCs w:val="18"/>
              </w:rPr>
            </w:pPr>
            <w:r>
              <w:rPr>
                <w:rFonts w:ascii="宋体" w:hAnsi="宋体" w:cs="宋体" w:hint="eastAsia"/>
                <w:sz w:val="18"/>
                <w:szCs w:val="18"/>
              </w:rPr>
              <w:t>String</w:t>
            </w:r>
          </w:p>
        </w:tc>
        <w:tc>
          <w:tcPr>
            <w:tcW w:w="2475" w:type="dxa"/>
          </w:tcPr>
          <w:p w:rsidR="004A5541" w:rsidRDefault="004A5541">
            <w:pPr>
              <w:rPr>
                <w:rFonts w:ascii="宋体" w:hAnsi="宋体" w:cs="宋体"/>
                <w:sz w:val="18"/>
                <w:szCs w:val="18"/>
              </w:rPr>
            </w:pPr>
          </w:p>
        </w:tc>
        <w:tc>
          <w:tcPr>
            <w:tcW w:w="810"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857" w:type="dxa"/>
            <w:vMerge/>
          </w:tcPr>
          <w:p w:rsidR="004A5541" w:rsidRDefault="004A5541">
            <w:pPr>
              <w:rPr>
                <w:rFonts w:ascii="宋体" w:hAnsi="宋体" w:cs="宋体"/>
                <w:sz w:val="18"/>
                <w:szCs w:val="18"/>
              </w:rPr>
            </w:pPr>
          </w:p>
        </w:tc>
        <w:tc>
          <w:tcPr>
            <w:tcW w:w="1179" w:type="dxa"/>
          </w:tcPr>
          <w:p w:rsidR="004A5541" w:rsidRDefault="00DE4E0F">
            <w:pPr>
              <w:rPr>
                <w:rFonts w:ascii="宋体" w:hAnsi="宋体" w:cs="宋体"/>
                <w:sz w:val="18"/>
                <w:szCs w:val="18"/>
              </w:rPr>
            </w:pPr>
            <w:r>
              <w:rPr>
                <w:rFonts w:ascii="宋体" w:hAnsi="宋体" w:cs="宋体" w:hint="eastAsia"/>
                <w:sz w:val="18"/>
                <w:szCs w:val="18"/>
              </w:rPr>
              <w:t>jumpUrl</w:t>
            </w:r>
          </w:p>
        </w:tc>
        <w:tc>
          <w:tcPr>
            <w:tcW w:w="3396" w:type="dxa"/>
          </w:tcPr>
          <w:p w:rsidR="004A5541" w:rsidRDefault="00DE4E0F">
            <w:pPr>
              <w:rPr>
                <w:rFonts w:ascii="宋体" w:hAnsi="宋体" w:cs="宋体"/>
                <w:sz w:val="18"/>
                <w:szCs w:val="18"/>
              </w:rPr>
            </w:pPr>
            <w:r>
              <w:rPr>
                <w:rFonts w:ascii="宋体" w:hAnsi="宋体" w:cs="宋体" w:hint="eastAsia"/>
                <w:sz w:val="18"/>
                <w:szCs w:val="18"/>
              </w:rPr>
              <w:t>设置密码之后，跳转返回的页面地址</w:t>
            </w:r>
          </w:p>
        </w:tc>
        <w:tc>
          <w:tcPr>
            <w:tcW w:w="1136" w:type="dxa"/>
          </w:tcPr>
          <w:p w:rsidR="004A5541" w:rsidRDefault="00DE4E0F">
            <w:pPr>
              <w:rPr>
                <w:rFonts w:ascii="宋体" w:hAnsi="宋体" w:cs="宋体"/>
                <w:sz w:val="18"/>
                <w:szCs w:val="18"/>
              </w:rPr>
            </w:pPr>
            <w:r>
              <w:rPr>
                <w:rFonts w:ascii="宋体" w:hAnsi="宋体" w:cs="宋体" w:hint="eastAsia"/>
                <w:sz w:val="18"/>
                <w:szCs w:val="18"/>
              </w:rPr>
              <w:t>String</w:t>
            </w:r>
          </w:p>
        </w:tc>
        <w:tc>
          <w:tcPr>
            <w:tcW w:w="2475" w:type="dxa"/>
          </w:tcPr>
          <w:p w:rsidR="004A5541" w:rsidRDefault="004A5541">
            <w:pPr>
              <w:rPr>
                <w:rFonts w:ascii="宋体" w:hAnsi="宋体" w:cs="宋体"/>
                <w:sz w:val="18"/>
                <w:szCs w:val="18"/>
              </w:rPr>
            </w:pPr>
          </w:p>
        </w:tc>
        <w:tc>
          <w:tcPr>
            <w:tcW w:w="810"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857" w:type="dxa"/>
            <w:vMerge/>
          </w:tcPr>
          <w:p w:rsidR="004A5541" w:rsidRDefault="004A5541">
            <w:pPr>
              <w:rPr>
                <w:rFonts w:ascii="宋体" w:hAnsi="宋体" w:cs="宋体"/>
                <w:sz w:val="18"/>
                <w:szCs w:val="18"/>
              </w:rPr>
            </w:pPr>
          </w:p>
        </w:tc>
        <w:tc>
          <w:tcPr>
            <w:tcW w:w="1179" w:type="dxa"/>
          </w:tcPr>
          <w:p w:rsidR="004A5541" w:rsidRDefault="00DE4E0F">
            <w:pPr>
              <w:rPr>
                <w:rFonts w:ascii="宋体" w:hAnsi="宋体" w:cs="宋体"/>
                <w:sz w:val="18"/>
                <w:szCs w:val="18"/>
              </w:rPr>
            </w:pPr>
            <w:r>
              <w:rPr>
                <w:rFonts w:ascii="宋体" w:hAnsi="宋体" w:cs="宋体" w:hint="eastAsia"/>
                <w:sz w:val="18"/>
                <w:szCs w:val="18"/>
              </w:rPr>
              <w:t>backUrl</w:t>
            </w:r>
          </w:p>
        </w:tc>
        <w:tc>
          <w:tcPr>
            <w:tcW w:w="3396" w:type="dxa"/>
          </w:tcPr>
          <w:p w:rsidR="004A5541" w:rsidRDefault="00DE4E0F">
            <w:pPr>
              <w:rPr>
                <w:rFonts w:ascii="宋体" w:hAnsi="宋体" w:cs="宋体"/>
                <w:sz w:val="18"/>
                <w:szCs w:val="18"/>
              </w:rPr>
            </w:pPr>
            <w:r>
              <w:rPr>
                <w:rFonts w:ascii="宋体" w:hAnsi="宋体" w:cs="宋体" w:hint="eastAsia"/>
                <w:sz w:val="18"/>
                <w:szCs w:val="18"/>
              </w:rPr>
              <w:t>后台通知地址</w:t>
            </w:r>
          </w:p>
        </w:tc>
        <w:tc>
          <w:tcPr>
            <w:tcW w:w="1136" w:type="dxa"/>
          </w:tcPr>
          <w:p w:rsidR="004A5541" w:rsidRDefault="00DE4E0F">
            <w:pPr>
              <w:rPr>
                <w:rFonts w:ascii="宋体" w:hAnsi="宋体" w:cs="宋体"/>
                <w:sz w:val="18"/>
                <w:szCs w:val="18"/>
              </w:rPr>
            </w:pPr>
            <w:r>
              <w:rPr>
                <w:rFonts w:ascii="宋体" w:hAnsi="宋体" w:cs="宋体" w:hint="eastAsia"/>
                <w:sz w:val="18"/>
                <w:szCs w:val="18"/>
              </w:rPr>
              <w:t>String</w:t>
            </w:r>
          </w:p>
        </w:tc>
        <w:tc>
          <w:tcPr>
            <w:tcW w:w="2475" w:type="dxa"/>
          </w:tcPr>
          <w:p w:rsidR="004A5541" w:rsidRDefault="004A5541">
            <w:pPr>
              <w:rPr>
                <w:rFonts w:ascii="宋体" w:hAnsi="宋体" w:cs="宋体"/>
                <w:sz w:val="18"/>
                <w:szCs w:val="18"/>
              </w:rPr>
            </w:pPr>
          </w:p>
        </w:tc>
        <w:tc>
          <w:tcPr>
            <w:tcW w:w="810" w:type="dxa"/>
          </w:tcPr>
          <w:p w:rsidR="004A5541" w:rsidRDefault="00DE4E0F">
            <w:pPr>
              <w:rPr>
                <w:rFonts w:ascii="宋体" w:hAnsi="宋体" w:cs="宋体"/>
                <w:sz w:val="18"/>
                <w:szCs w:val="18"/>
              </w:rPr>
            </w:pPr>
            <w:r>
              <w:rPr>
                <w:rFonts w:ascii="宋体" w:hAnsi="宋体" w:cs="宋体" w:hint="eastAsia"/>
                <w:sz w:val="18"/>
                <w:szCs w:val="18"/>
              </w:rPr>
              <w:t>是</w:t>
            </w:r>
          </w:p>
        </w:tc>
      </w:tr>
    </w:tbl>
    <w:p w:rsidR="004A5541" w:rsidRDefault="004A5541"/>
    <w:p w:rsidR="004A5541" w:rsidRDefault="00DE4E0F">
      <w:pPr>
        <w:pStyle w:val="4"/>
      </w:pPr>
      <w:r>
        <w:rPr>
          <w:rFonts w:hint="eastAsia"/>
        </w:rPr>
        <w:t>响应参数说明</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jumpUrl页面返回：</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576"/>
        <w:gridCol w:w="2818"/>
        <w:gridCol w:w="1134"/>
        <w:gridCol w:w="2410"/>
        <w:gridCol w:w="1134"/>
      </w:tblGrid>
      <w:tr w:rsidR="004A5541">
        <w:tc>
          <w:tcPr>
            <w:tcW w:w="2960" w:type="dxa"/>
            <w:gridSpan w:val="2"/>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2818"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1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960" w:type="dxa"/>
            <w:gridSpan w:val="2"/>
          </w:tcPr>
          <w:p w:rsidR="004A5541" w:rsidRDefault="00DE4E0F">
            <w:pPr>
              <w:rPr>
                <w:rFonts w:ascii="宋体" w:hAnsi="宋体" w:cs="宋体"/>
                <w:sz w:val="18"/>
                <w:szCs w:val="18"/>
              </w:rPr>
            </w:pPr>
            <w:r>
              <w:rPr>
                <w:rFonts w:ascii="宋体" w:hAnsi="宋体" w:cs="宋体" w:hint="eastAsia"/>
                <w:sz w:val="18"/>
                <w:szCs w:val="18"/>
              </w:rPr>
              <w:t>status</w:t>
            </w:r>
          </w:p>
        </w:tc>
        <w:tc>
          <w:tcPr>
            <w:tcW w:w="2818" w:type="dxa"/>
          </w:tcPr>
          <w:p w:rsidR="004A5541" w:rsidRDefault="00DE4E0F">
            <w:pPr>
              <w:rPr>
                <w:rFonts w:ascii="宋体" w:hAnsi="宋体" w:cs="宋体"/>
                <w:sz w:val="18"/>
                <w:szCs w:val="18"/>
              </w:rPr>
            </w:pPr>
            <w:r>
              <w:rPr>
                <w:rFonts w:ascii="宋体" w:hAnsi="宋体" w:cs="宋体" w:hint="eastAsia"/>
                <w:sz w:val="18"/>
                <w:szCs w:val="18"/>
              </w:rPr>
              <w:t>服务调用是否成功</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DE4E0F">
            <w:pPr>
              <w:rPr>
                <w:rFonts w:ascii="宋体" w:hAnsi="宋体" w:cs="宋体"/>
                <w:sz w:val="18"/>
                <w:szCs w:val="18"/>
              </w:rPr>
            </w:pPr>
            <w:r>
              <w:rPr>
                <w:rFonts w:ascii="宋体" w:hAnsi="宋体" w:cs="宋体" w:hint="eastAsia"/>
                <w:sz w:val="18"/>
                <w:szCs w:val="18"/>
              </w:rPr>
              <w:t>OK成功；error失败</w:t>
            </w: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signedValue</w:t>
            </w:r>
          </w:p>
        </w:tc>
        <w:tc>
          <w:tcPr>
            <w:tcW w:w="9072" w:type="dxa"/>
            <w:gridSpan w:val="5"/>
          </w:tcPr>
          <w:p w:rsidR="004A5541" w:rsidRDefault="00DE4E0F">
            <w:pPr>
              <w:jc w:val="center"/>
              <w:rPr>
                <w:rFonts w:ascii="宋体" w:hAnsi="宋体" w:cs="宋体"/>
                <w:sz w:val="18"/>
                <w:szCs w:val="18"/>
              </w:rPr>
            </w:pPr>
            <w:r>
              <w:rPr>
                <w:rFonts w:ascii="宋体" w:hAnsi="宋体" w:cs="宋体"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宋体" w:hAnsi="宋体" w:cs="宋体"/>
                <w:sz w:val="18"/>
                <w:szCs w:val="18"/>
              </w:rPr>
            </w:pPr>
          </w:p>
        </w:tc>
        <w:tc>
          <w:tcPr>
            <w:tcW w:w="1576"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2818" w:type="dxa"/>
          </w:tcPr>
          <w:p w:rsidR="004A5541" w:rsidRDefault="00DE4E0F">
            <w:pPr>
              <w:rPr>
                <w:rFonts w:ascii="宋体" w:hAnsi="宋体" w:cs="宋体"/>
                <w:sz w:val="18"/>
                <w:szCs w:val="18"/>
              </w:rPr>
            </w:pPr>
            <w:r>
              <w:rPr>
                <w:rFonts w:ascii="宋体" w:hAnsi="宋体" w:cs="宋体" w:hint="eastAsia"/>
                <w:sz w:val="18"/>
                <w:szCs w:val="18"/>
              </w:rPr>
              <w:t>P2P系统用户唯一</w:t>
            </w:r>
            <w:proofErr w:type="gramStart"/>
            <w:r>
              <w:rPr>
                <w:rFonts w:ascii="宋体" w:hAnsi="宋体" w:cs="宋体" w:hint="eastAsia"/>
                <w:sz w:val="18"/>
                <w:szCs w:val="18"/>
              </w:rPr>
              <w:t>编号编号</w:t>
            </w:r>
            <w:proofErr w:type="gramEnd"/>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96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81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96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81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96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81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sz w:val="18"/>
          <w:szCs w:val="18"/>
        </w:rPr>
      </w:pP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329"/>
        <w:gridCol w:w="1364"/>
        <w:gridCol w:w="2268"/>
        <w:gridCol w:w="1134"/>
        <w:gridCol w:w="2410"/>
        <w:gridCol w:w="1134"/>
      </w:tblGrid>
      <w:tr w:rsidR="004A5541">
        <w:trPr>
          <w:jc w:val="center"/>
        </w:trPr>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639"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OrderService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lang w:val="zh-CN"/>
              </w:rPr>
              <w:t>cancel</w:t>
            </w:r>
            <w:r>
              <w:rPr>
                <w:rFonts w:ascii="宋体" w:hAnsi="宋体" w:cs="宋体" w:hint="eastAsia"/>
                <w:sz w:val="18"/>
                <w:szCs w:val="18"/>
              </w:rPr>
              <w:t>A</w:t>
            </w:r>
            <w:r>
              <w:rPr>
                <w:rFonts w:ascii="宋体" w:hAnsi="宋体" w:cs="宋体" w:hint="eastAsia"/>
                <w:sz w:val="18"/>
                <w:szCs w:val="18"/>
                <w:lang w:val="zh-CN"/>
              </w:rPr>
              <w:t>utoBidSubject</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310"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授权撤销是否成功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pPr>
      <w:r>
        <w:rPr>
          <w:rFonts w:hint="eastAsia"/>
        </w:rPr>
        <w:t>WEB</w:t>
      </w:r>
      <w:r>
        <w:rPr>
          <w:rFonts w:hint="eastAsia"/>
        </w:rPr>
        <w:t>示例</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4714875" cy="290576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cstate="print"/>
                    <a:stretch>
                      <a:fillRect/>
                    </a:stretch>
                  </pic:blipFill>
                  <pic:spPr>
                    <a:xfrm>
                      <a:off x="0" y="0"/>
                      <a:ext cx="4721430" cy="2910347"/>
                    </a:xfrm>
                    <a:prstGeom prst="rect">
                      <a:avLst/>
                    </a:prstGeom>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rPr>
        <w:t>移动端：</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3038475" cy="4849495"/>
            <wp:effectExtent l="0" t="0" r="952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cstate="print"/>
                    <a:stretch>
                      <a:fillRect/>
                    </a:stretch>
                  </pic:blipFill>
                  <pic:spPr>
                    <a:xfrm>
                      <a:off x="0" y="0"/>
                      <a:ext cx="3052557" cy="4872208"/>
                    </a:xfrm>
                    <a:prstGeom prst="rect">
                      <a:avLst/>
                    </a:prstGeom>
                  </pic:spPr>
                </pic:pic>
              </a:graphicData>
            </a:graphic>
          </wp:inline>
        </w:drawing>
      </w:r>
    </w:p>
    <w:p w:rsidR="004A5541" w:rsidRDefault="004A5541"/>
    <w:p w:rsidR="004A5541" w:rsidRDefault="00DE4E0F">
      <w:pPr>
        <w:pStyle w:val="3"/>
        <w:numPr>
          <w:ilvl w:val="2"/>
          <w:numId w:val="1"/>
        </w:numPr>
        <w:rPr>
          <w:rFonts w:asciiTheme="minorEastAsia" w:eastAsiaTheme="minorEastAsia" w:hAnsiTheme="minorEastAsia"/>
        </w:rPr>
      </w:pPr>
      <w:bookmarkStart w:id="201" w:name="_Toc22544"/>
      <w:r>
        <w:rPr>
          <w:rFonts w:asciiTheme="minorEastAsia" w:eastAsiaTheme="minorEastAsia" w:hAnsiTheme="minorEastAsia" w:hint="eastAsia"/>
        </w:rPr>
        <w:t>转让人债权转让申请【银行H5交互】</w:t>
      </w:r>
      <w:bookmarkEnd w:id="201"/>
    </w:p>
    <w:p w:rsidR="004A5541" w:rsidRDefault="00DE4E0F">
      <w:pPr>
        <w:numPr>
          <w:ilvl w:val="0"/>
          <w:numId w:val="50"/>
        </w:numPr>
      </w:pPr>
      <w:r>
        <w:rPr>
          <w:rFonts w:asciiTheme="minorEastAsia" w:eastAsiaTheme="minorEastAsia" w:hAnsiTheme="minorEastAsia" w:hint="eastAsia"/>
        </w:rPr>
        <w:t>仅支持个人用户。</w:t>
      </w:r>
    </w:p>
    <w:p w:rsidR="004A5541" w:rsidRDefault="00DE4E0F">
      <w:pPr>
        <w:numPr>
          <w:ilvl w:val="0"/>
          <w:numId w:val="50"/>
        </w:numPr>
      </w:pPr>
      <w:r>
        <w:rPr>
          <w:rFonts w:hint="eastAsia"/>
        </w:rPr>
        <w:t>以前台网页形式调用。</w:t>
      </w:r>
    </w:p>
    <w:p w:rsidR="004A5541" w:rsidRDefault="00DE4E0F">
      <w:pPr>
        <w:numPr>
          <w:ilvl w:val="0"/>
          <w:numId w:val="50"/>
        </w:numPr>
      </w:pPr>
      <w:r>
        <w:rPr>
          <w:rFonts w:hint="eastAsia"/>
        </w:rPr>
        <w:t>测试环境地址：</w:t>
      </w:r>
      <w:r>
        <w:rPr>
          <w:rFonts w:hint="eastAsia"/>
        </w:rPr>
        <w:t>http://122.227.225.142:23661/service/soa</w:t>
      </w:r>
    </w:p>
    <w:p w:rsidR="004A5541" w:rsidRDefault="00DE4E0F">
      <w:pPr>
        <w:numPr>
          <w:ilvl w:val="0"/>
          <w:numId w:val="50"/>
        </w:numPr>
      </w:pPr>
      <w:r>
        <w:rPr>
          <w:rFonts w:hint="eastAsia"/>
        </w:rPr>
        <w:t>生产环境地址：</w:t>
      </w:r>
      <w:r>
        <w:rPr>
          <w:rFonts w:hint="eastAsia"/>
        </w:rPr>
        <w:t>https://yun.allinpay.com/service/soa</w:t>
      </w:r>
    </w:p>
    <w:p w:rsidR="004A5541" w:rsidRDefault="004A5541"/>
    <w:p w:rsidR="004A5541" w:rsidRDefault="00DE4E0F">
      <w:pPr>
        <w:pStyle w:val="4"/>
      </w:pPr>
      <w:r>
        <w:rPr>
          <w:rFonts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71"/>
        <w:gridCol w:w="771"/>
        <w:gridCol w:w="1200"/>
        <w:gridCol w:w="3236"/>
        <w:gridCol w:w="1134"/>
        <w:gridCol w:w="2410"/>
        <w:gridCol w:w="1134"/>
      </w:tblGrid>
      <w:tr w:rsidR="004A5541">
        <w:tc>
          <w:tcPr>
            <w:tcW w:w="2542" w:type="dxa"/>
            <w:gridSpan w:val="3"/>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3236"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1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542" w:type="dxa"/>
            <w:gridSpan w:val="3"/>
          </w:tcPr>
          <w:p w:rsidR="004A5541" w:rsidRDefault="00DE4E0F">
            <w:pPr>
              <w:rPr>
                <w:rFonts w:ascii="宋体" w:hAnsi="宋体" w:cs="宋体"/>
                <w:sz w:val="18"/>
                <w:szCs w:val="18"/>
              </w:rPr>
            </w:pPr>
            <w:r>
              <w:rPr>
                <w:rFonts w:ascii="宋体" w:hAnsi="宋体" w:cs="宋体" w:hint="eastAsia"/>
                <w:sz w:val="18"/>
                <w:szCs w:val="18"/>
              </w:rPr>
              <w:t>sysid</w:t>
            </w:r>
          </w:p>
        </w:tc>
        <w:tc>
          <w:tcPr>
            <w:tcW w:w="3236" w:type="dxa"/>
          </w:tcPr>
          <w:p w:rsidR="004A5541" w:rsidRDefault="00DE4E0F">
            <w:pPr>
              <w:rPr>
                <w:rFonts w:ascii="宋体" w:hAnsi="宋体" w:cs="宋体"/>
                <w:sz w:val="18"/>
                <w:szCs w:val="18"/>
              </w:rPr>
            </w:pPr>
            <w:r>
              <w:rPr>
                <w:rFonts w:ascii="宋体" w:hAnsi="宋体" w:cs="宋体" w:hint="eastAsia"/>
                <w:sz w:val="18"/>
                <w:szCs w:val="18"/>
              </w:rPr>
              <w:t>分配的系统编号</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542" w:type="dxa"/>
            <w:gridSpan w:val="3"/>
          </w:tcPr>
          <w:p w:rsidR="004A5541" w:rsidRDefault="00DE4E0F">
            <w:pPr>
              <w:rPr>
                <w:rFonts w:ascii="宋体" w:hAnsi="宋体" w:cs="宋体"/>
                <w:sz w:val="18"/>
                <w:szCs w:val="18"/>
              </w:rPr>
            </w:pPr>
            <w:r>
              <w:rPr>
                <w:rFonts w:ascii="宋体" w:hAnsi="宋体" w:cs="宋体" w:hint="eastAsia"/>
                <w:sz w:val="18"/>
                <w:szCs w:val="18"/>
              </w:rPr>
              <w:t>sign</w:t>
            </w:r>
          </w:p>
        </w:tc>
        <w:tc>
          <w:tcPr>
            <w:tcW w:w="3236"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签名</w:t>
            </w:r>
          </w:p>
        </w:tc>
        <w:tc>
          <w:tcPr>
            <w:tcW w:w="113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410" w:type="dxa"/>
          </w:tcPr>
          <w:p w:rsidR="004A5541" w:rsidRDefault="004A5541">
            <w:pPr>
              <w:rPr>
                <w:rStyle w:val="apple-style-span"/>
                <w:rFonts w:ascii="宋体" w:hAnsi="宋体" w:cs="宋体"/>
                <w:color w:val="000000"/>
                <w:sz w:val="18"/>
                <w:szCs w:val="18"/>
              </w:rPr>
            </w:pPr>
          </w:p>
        </w:tc>
        <w:tc>
          <w:tcPr>
            <w:tcW w:w="113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2542" w:type="dxa"/>
            <w:gridSpan w:val="3"/>
          </w:tcPr>
          <w:p w:rsidR="004A5541" w:rsidRDefault="00DE4E0F">
            <w:pPr>
              <w:rPr>
                <w:rFonts w:ascii="宋体" w:hAnsi="宋体" w:cs="宋体"/>
                <w:sz w:val="18"/>
                <w:szCs w:val="18"/>
              </w:rPr>
            </w:pPr>
            <w:r>
              <w:rPr>
                <w:rFonts w:ascii="宋体" w:hAnsi="宋体" w:cs="宋体" w:hint="eastAsia"/>
                <w:sz w:val="18"/>
                <w:szCs w:val="18"/>
              </w:rPr>
              <w:t>timestamp</w:t>
            </w:r>
          </w:p>
        </w:tc>
        <w:tc>
          <w:tcPr>
            <w:tcW w:w="3236"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请求时间戳</w:t>
            </w:r>
          </w:p>
        </w:tc>
        <w:tc>
          <w:tcPr>
            <w:tcW w:w="113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410" w:type="dxa"/>
          </w:tcPr>
          <w:p w:rsidR="004A5541" w:rsidRDefault="00DE4E0F">
            <w:pPr>
              <w:rPr>
                <w:rStyle w:val="apple-style-span"/>
                <w:rFonts w:ascii="宋体" w:hAnsi="宋体" w:cs="宋体"/>
                <w:color w:val="000000"/>
                <w:sz w:val="18"/>
                <w:szCs w:val="18"/>
              </w:rPr>
            </w:pPr>
            <w:r>
              <w:rPr>
                <w:rStyle w:val="apple-style-span"/>
                <w:rFonts w:ascii="宋体" w:hAnsi="宋体" w:cs="宋体" w:hint="eastAsia"/>
                <w:color w:val="000000"/>
                <w:sz w:val="18"/>
                <w:szCs w:val="18"/>
              </w:rPr>
              <w:t>格式：yyyy-MM-dd HH:mm:ss</w:t>
            </w:r>
          </w:p>
        </w:tc>
        <w:tc>
          <w:tcPr>
            <w:tcW w:w="113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2542" w:type="dxa"/>
            <w:gridSpan w:val="3"/>
          </w:tcPr>
          <w:p w:rsidR="004A5541" w:rsidRDefault="00DE4E0F">
            <w:pPr>
              <w:rPr>
                <w:rFonts w:ascii="宋体" w:hAnsi="宋体" w:cs="宋体"/>
                <w:sz w:val="18"/>
                <w:szCs w:val="18"/>
              </w:rPr>
            </w:pPr>
            <w:r>
              <w:rPr>
                <w:rFonts w:ascii="宋体" w:hAnsi="宋体" w:cs="宋体" w:hint="eastAsia"/>
                <w:sz w:val="18"/>
                <w:szCs w:val="18"/>
              </w:rPr>
              <w:t>v</w:t>
            </w:r>
          </w:p>
        </w:tc>
        <w:tc>
          <w:tcPr>
            <w:tcW w:w="3236" w:type="dxa"/>
          </w:tcPr>
          <w:p w:rsidR="004A5541" w:rsidRDefault="00DE4E0F">
            <w:pPr>
              <w:rPr>
                <w:rFonts w:ascii="宋体" w:hAnsi="宋体" w:cs="宋体"/>
                <w:sz w:val="18"/>
                <w:szCs w:val="18"/>
              </w:rPr>
            </w:pPr>
            <w:r>
              <w:rPr>
                <w:rFonts w:ascii="宋体" w:hAnsi="宋体" w:cs="宋体" w:hint="eastAsia"/>
                <w:sz w:val="18"/>
                <w:szCs w:val="18"/>
              </w:rPr>
              <w:t>接口版本(现为1.0)</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DE4E0F">
            <w:pPr>
              <w:rPr>
                <w:rFonts w:ascii="宋体" w:hAnsi="宋体" w:cs="宋体"/>
                <w:sz w:val="18"/>
                <w:szCs w:val="18"/>
              </w:rPr>
            </w:pPr>
            <w:r>
              <w:rPr>
                <w:rFonts w:ascii="宋体" w:hAnsi="宋体" w:cs="宋体" w:hint="eastAsia"/>
                <w:sz w:val="18"/>
                <w:szCs w:val="18"/>
              </w:rPr>
              <w:t>1.0</w:t>
            </w: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val="restart"/>
            <w:vAlign w:val="center"/>
          </w:tcPr>
          <w:p w:rsidR="004A5541" w:rsidRDefault="00DE4E0F">
            <w:pPr>
              <w:rPr>
                <w:rFonts w:ascii="宋体" w:hAnsi="宋体" w:cs="宋体"/>
                <w:sz w:val="18"/>
                <w:szCs w:val="18"/>
              </w:rPr>
            </w:pPr>
            <w:r>
              <w:rPr>
                <w:rFonts w:ascii="宋体" w:hAnsi="宋体" w:cs="宋体" w:hint="eastAsia"/>
                <w:sz w:val="18"/>
                <w:szCs w:val="18"/>
              </w:rPr>
              <w:lastRenderedPageBreak/>
              <w:t>req</w:t>
            </w:r>
          </w:p>
        </w:tc>
        <w:tc>
          <w:tcPr>
            <w:tcW w:w="9885" w:type="dxa"/>
            <w:gridSpan w:val="6"/>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服务请求的JSON对象，参与签名，非必填参数在报文可出现，也可不出现</w:t>
            </w:r>
          </w:p>
        </w:tc>
      </w:tr>
      <w:tr w:rsidR="004A5541">
        <w:tc>
          <w:tcPr>
            <w:tcW w:w="571" w:type="dxa"/>
            <w:vMerge/>
          </w:tcPr>
          <w:p w:rsidR="004A5541" w:rsidRDefault="004A5541">
            <w:pPr>
              <w:rPr>
                <w:rFonts w:ascii="宋体" w:hAnsi="宋体" w:cs="宋体"/>
                <w:sz w:val="18"/>
                <w:szCs w:val="18"/>
              </w:rPr>
            </w:pPr>
          </w:p>
        </w:tc>
        <w:tc>
          <w:tcPr>
            <w:tcW w:w="1971" w:type="dxa"/>
            <w:gridSpan w:val="2"/>
          </w:tcPr>
          <w:p w:rsidR="004A5541" w:rsidRDefault="00DE4E0F">
            <w:pPr>
              <w:rPr>
                <w:rFonts w:ascii="宋体" w:hAnsi="宋体" w:cs="宋体"/>
                <w:sz w:val="18"/>
                <w:szCs w:val="18"/>
              </w:rPr>
            </w:pPr>
            <w:r>
              <w:rPr>
                <w:rFonts w:ascii="宋体" w:hAnsi="宋体" w:cs="宋体" w:hint="eastAsia"/>
                <w:sz w:val="18"/>
                <w:szCs w:val="18"/>
              </w:rPr>
              <w:t>service</w:t>
            </w:r>
          </w:p>
        </w:tc>
        <w:tc>
          <w:tcPr>
            <w:tcW w:w="3236" w:type="dxa"/>
          </w:tcPr>
          <w:p w:rsidR="004A5541" w:rsidRDefault="00DE4E0F">
            <w:pPr>
              <w:rPr>
                <w:rFonts w:ascii="宋体" w:hAnsi="宋体" w:cs="宋体"/>
                <w:sz w:val="18"/>
                <w:szCs w:val="18"/>
              </w:rPr>
            </w:pPr>
            <w:r>
              <w:rPr>
                <w:rFonts w:ascii="宋体" w:hAnsi="宋体" w:cs="宋体" w:hint="eastAsia"/>
                <w:sz w:val="18"/>
                <w:szCs w:val="18"/>
              </w:rPr>
              <w:t>服务对象</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DE4E0F">
            <w:pPr>
              <w:rPr>
                <w:rFonts w:ascii="宋体" w:hAnsi="宋体" w:cs="宋体"/>
                <w:sz w:val="18"/>
                <w:szCs w:val="18"/>
              </w:rPr>
            </w:pPr>
            <w:r>
              <w:rPr>
                <w:rFonts w:ascii="宋体" w:hAnsi="宋体" w:cs="宋体" w:hint="eastAsia"/>
                <w:sz w:val="18"/>
                <w:szCs w:val="18"/>
              </w:rPr>
              <w:t>OrderService</w:t>
            </w: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1971" w:type="dxa"/>
            <w:gridSpan w:val="2"/>
          </w:tcPr>
          <w:p w:rsidR="004A5541" w:rsidRDefault="00DE4E0F">
            <w:pPr>
              <w:rPr>
                <w:rFonts w:ascii="宋体" w:hAnsi="宋体" w:cs="宋体"/>
                <w:sz w:val="18"/>
                <w:szCs w:val="18"/>
              </w:rPr>
            </w:pPr>
            <w:r>
              <w:rPr>
                <w:rFonts w:ascii="宋体" w:hAnsi="宋体" w:cs="宋体" w:hint="eastAsia"/>
                <w:sz w:val="18"/>
                <w:szCs w:val="18"/>
              </w:rPr>
              <w:t>method</w:t>
            </w:r>
          </w:p>
        </w:tc>
        <w:tc>
          <w:tcPr>
            <w:tcW w:w="3236" w:type="dxa"/>
          </w:tcPr>
          <w:p w:rsidR="004A5541" w:rsidRDefault="00DE4E0F">
            <w:pPr>
              <w:rPr>
                <w:rFonts w:ascii="宋体" w:hAnsi="宋体" w:cs="宋体"/>
                <w:sz w:val="18"/>
                <w:szCs w:val="18"/>
              </w:rPr>
            </w:pPr>
            <w:r>
              <w:rPr>
                <w:rFonts w:ascii="宋体" w:hAnsi="宋体" w:cs="宋体" w:hint="eastAsia"/>
                <w:sz w:val="18"/>
                <w:szCs w:val="18"/>
              </w:rPr>
              <w:t>调用方法</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DE4E0F">
            <w:pPr>
              <w:rPr>
                <w:rFonts w:ascii="宋体" w:hAnsi="宋体" w:cs="宋体"/>
                <w:sz w:val="18"/>
                <w:szCs w:val="18"/>
              </w:rPr>
            </w:pPr>
            <w:r>
              <w:rPr>
                <w:rFonts w:ascii="宋体" w:hAnsi="宋体" w:cs="宋体" w:hint="eastAsia"/>
                <w:sz w:val="18"/>
                <w:szCs w:val="18"/>
                <w:lang w:val="zh-CN"/>
              </w:rPr>
              <w:t>subjectCreditAssign</w:t>
            </w: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771"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param</w:t>
            </w:r>
          </w:p>
        </w:tc>
        <w:tc>
          <w:tcPr>
            <w:tcW w:w="9114" w:type="dxa"/>
            <w:gridSpan w:val="5"/>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请求参数，嵌套的JSON对象，key为参数名称，value为参数值</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3236" w:type="dxa"/>
          </w:tcPr>
          <w:p w:rsidR="004A5541" w:rsidRDefault="00DE4E0F">
            <w:pPr>
              <w:rPr>
                <w:rFonts w:ascii="宋体" w:hAnsi="宋体" w:cs="宋体"/>
                <w:sz w:val="18"/>
                <w:szCs w:val="18"/>
              </w:rPr>
            </w:pPr>
            <w:r>
              <w:rPr>
                <w:rFonts w:ascii="宋体" w:hAnsi="宋体" w:cs="宋体" w:hint="eastAsia"/>
                <w:sz w:val="18"/>
                <w:szCs w:val="18"/>
              </w:rPr>
              <w:t>P2P系统用户唯一</w:t>
            </w:r>
            <w:proofErr w:type="gramStart"/>
            <w:r>
              <w:rPr>
                <w:rFonts w:ascii="宋体" w:hAnsi="宋体" w:cs="宋体" w:hint="eastAsia"/>
                <w:sz w:val="18"/>
                <w:szCs w:val="18"/>
              </w:rPr>
              <w:t>编号编号</w:t>
            </w:r>
            <w:proofErr w:type="gramEnd"/>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bizOrderNo</w:t>
            </w:r>
          </w:p>
        </w:tc>
        <w:tc>
          <w:tcPr>
            <w:tcW w:w="3236" w:type="dxa"/>
          </w:tcPr>
          <w:p w:rsidR="004A5541" w:rsidRDefault="00DE4E0F">
            <w:pPr>
              <w:rPr>
                <w:rFonts w:ascii="宋体" w:hAnsi="宋体" w:cs="宋体"/>
                <w:sz w:val="18"/>
                <w:szCs w:val="18"/>
              </w:rPr>
            </w:pPr>
            <w:r>
              <w:rPr>
                <w:rFonts w:ascii="宋体" w:hAnsi="宋体" w:cs="宋体" w:hint="eastAsia"/>
                <w:sz w:val="18"/>
                <w:szCs w:val="18"/>
              </w:rPr>
              <w:t>P2P系统订单号</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goodsType</w:t>
            </w:r>
          </w:p>
        </w:tc>
        <w:tc>
          <w:tcPr>
            <w:tcW w:w="3236" w:type="dxa"/>
          </w:tcPr>
          <w:p w:rsidR="004A5541" w:rsidRDefault="00DE4E0F">
            <w:pPr>
              <w:rPr>
                <w:rFonts w:ascii="宋体" w:hAnsi="宋体" w:cs="宋体"/>
                <w:sz w:val="18"/>
                <w:szCs w:val="18"/>
              </w:rPr>
            </w:pPr>
            <w:r>
              <w:rPr>
                <w:rFonts w:ascii="宋体" w:hAnsi="宋体" w:cs="宋体" w:hint="eastAsia"/>
                <w:sz w:val="18"/>
                <w:szCs w:val="18"/>
              </w:rPr>
              <w:t>商品类型</w:t>
            </w:r>
          </w:p>
        </w:tc>
        <w:tc>
          <w:tcPr>
            <w:tcW w:w="1134" w:type="dxa"/>
          </w:tcPr>
          <w:p w:rsidR="004A5541" w:rsidRDefault="00DE4E0F">
            <w:pPr>
              <w:rPr>
                <w:rFonts w:ascii="宋体" w:hAnsi="宋体" w:cs="宋体"/>
                <w:sz w:val="18"/>
                <w:szCs w:val="18"/>
              </w:rPr>
            </w:pPr>
            <w:r>
              <w:rPr>
                <w:rFonts w:ascii="宋体" w:hAnsi="宋体" w:cs="宋体" w:hint="eastAsia"/>
                <w:sz w:val="18"/>
                <w:szCs w:val="18"/>
              </w:rPr>
              <w:t>Long</w:t>
            </w:r>
          </w:p>
        </w:tc>
        <w:tc>
          <w:tcPr>
            <w:tcW w:w="2410" w:type="dxa"/>
          </w:tcPr>
          <w:p w:rsidR="004A5541" w:rsidRDefault="00F26409">
            <w:pPr>
              <w:rPr>
                <w:rFonts w:ascii="宋体" w:hAnsi="宋体" w:cs="宋体"/>
                <w:sz w:val="18"/>
                <w:szCs w:val="18"/>
              </w:rPr>
            </w:pPr>
            <w:hyperlink w:anchor="_商品类型" w:history="1">
              <w:r w:rsidR="00DE4E0F">
                <w:rPr>
                  <w:rStyle w:val="ac"/>
                  <w:rFonts w:hint="default"/>
                  <w:sz w:val="18"/>
                  <w:szCs w:val="18"/>
                </w:rPr>
                <w:t>详细</w:t>
              </w:r>
            </w:hyperlink>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goodsNo</w:t>
            </w:r>
          </w:p>
        </w:tc>
        <w:tc>
          <w:tcPr>
            <w:tcW w:w="3236" w:type="dxa"/>
          </w:tcPr>
          <w:p w:rsidR="004A5541" w:rsidRDefault="00DE4E0F">
            <w:pPr>
              <w:rPr>
                <w:rFonts w:ascii="宋体" w:hAnsi="宋体" w:cs="宋体"/>
                <w:sz w:val="18"/>
                <w:szCs w:val="18"/>
              </w:rPr>
            </w:pPr>
            <w:r>
              <w:rPr>
                <w:rFonts w:ascii="宋体" w:hAnsi="宋体" w:cs="宋体" w:hint="eastAsia"/>
                <w:sz w:val="18"/>
                <w:szCs w:val="18"/>
              </w:rPr>
              <w:t>P2P系统标的编号</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amount</w:t>
            </w:r>
          </w:p>
        </w:tc>
        <w:tc>
          <w:tcPr>
            <w:tcW w:w="3236" w:type="dxa"/>
          </w:tcPr>
          <w:p w:rsidR="004A5541" w:rsidRDefault="00DE4E0F">
            <w:pPr>
              <w:rPr>
                <w:rFonts w:ascii="宋体" w:hAnsi="宋体" w:cs="宋体"/>
                <w:sz w:val="18"/>
                <w:szCs w:val="18"/>
              </w:rPr>
            </w:pPr>
            <w:r>
              <w:rPr>
                <w:rFonts w:ascii="宋体" w:hAnsi="宋体" w:cs="宋体" w:hint="eastAsia"/>
                <w:sz w:val="18"/>
                <w:szCs w:val="18"/>
              </w:rPr>
              <w:t>转让金额</w:t>
            </w:r>
          </w:p>
        </w:tc>
        <w:tc>
          <w:tcPr>
            <w:tcW w:w="1134" w:type="dxa"/>
          </w:tcPr>
          <w:p w:rsidR="004A5541" w:rsidRDefault="00DE4E0F">
            <w:pPr>
              <w:rPr>
                <w:rFonts w:ascii="宋体" w:hAnsi="宋体" w:cs="宋体"/>
                <w:sz w:val="18"/>
                <w:szCs w:val="18"/>
              </w:rPr>
            </w:pPr>
            <w:r>
              <w:rPr>
                <w:rFonts w:ascii="宋体" w:hAnsi="宋体" w:cs="宋体" w:hint="eastAsia"/>
                <w:sz w:val="18"/>
                <w:szCs w:val="18"/>
              </w:rPr>
              <w:t>Long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fee</w:t>
            </w:r>
          </w:p>
        </w:tc>
        <w:tc>
          <w:tcPr>
            <w:tcW w:w="3236" w:type="dxa"/>
          </w:tcPr>
          <w:p w:rsidR="004A5541" w:rsidRDefault="00DE4E0F">
            <w:pPr>
              <w:rPr>
                <w:rFonts w:ascii="宋体" w:hAnsi="宋体" w:cs="宋体"/>
                <w:sz w:val="18"/>
                <w:szCs w:val="18"/>
              </w:rPr>
            </w:pPr>
            <w:r>
              <w:rPr>
                <w:rFonts w:ascii="宋体" w:hAnsi="宋体" w:cs="宋体" w:hint="eastAsia"/>
                <w:sz w:val="18"/>
                <w:szCs w:val="18"/>
              </w:rPr>
              <w:t>平台收取手续费</w:t>
            </w:r>
          </w:p>
        </w:tc>
        <w:tc>
          <w:tcPr>
            <w:tcW w:w="1134" w:type="dxa"/>
          </w:tcPr>
          <w:p w:rsidR="004A5541" w:rsidRDefault="00DE4E0F">
            <w:pPr>
              <w:rPr>
                <w:rFonts w:ascii="宋体" w:hAnsi="宋体" w:cs="宋体"/>
                <w:sz w:val="18"/>
                <w:szCs w:val="18"/>
              </w:rPr>
            </w:pPr>
            <w:r>
              <w:rPr>
                <w:rFonts w:ascii="宋体" w:hAnsi="宋体" w:cs="宋体" w:hint="eastAsia"/>
                <w:sz w:val="18"/>
                <w:szCs w:val="18"/>
              </w:rPr>
              <w:t>Long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jumpUrl</w:t>
            </w:r>
          </w:p>
        </w:tc>
        <w:tc>
          <w:tcPr>
            <w:tcW w:w="3236" w:type="dxa"/>
          </w:tcPr>
          <w:p w:rsidR="004A5541" w:rsidRDefault="00DE4E0F">
            <w:pPr>
              <w:rPr>
                <w:rFonts w:ascii="宋体" w:hAnsi="宋体" w:cs="宋体"/>
                <w:sz w:val="18"/>
                <w:szCs w:val="18"/>
              </w:rPr>
            </w:pPr>
            <w:r>
              <w:rPr>
                <w:rFonts w:ascii="宋体" w:hAnsi="宋体" w:cs="宋体" w:hint="eastAsia"/>
                <w:sz w:val="18"/>
                <w:szCs w:val="18"/>
              </w:rPr>
              <w:t>跳转返回的页面地址</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571" w:type="dxa"/>
            <w:vMerge/>
          </w:tcPr>
          <w:p w:rsidR="004A5541" w:rsidRDefault="004A5541">
            <w:pPr>
              <w:rPr>
                <w:rFonts w:ascii="宋体" w:hAnsi="宋体" w:cs="宋体"/>
                <w:sz w:val="18"/>
                <w:szCs w:val="18"/>
              </w:rPr>
            </w:pPr>
          </w:p>
        </w:tc>
        <w:tc>
          <w:tcPr>
            <w:tcW w:w="771" w:type="dxa"/>
            <w:vMerge/>
          </w:tcPr>
          <w:p w:rsidR="004A5541" w:rsidRDefault="004A5541">
            <w:pPr>
              <w:rPr>
                <w:rFonts w:ascii="宋体" w:hAnsi="宋体" w:cs="宋体"/>
                <w:sz w:val="18"/>
                <w:szCs w:val="18"/>
              </w:rPr>
            </w:pPr>
          </w:p>
        </w:tc>
        <w:tc>
          <w:tcPr>
            <w:tcW w:w="1200" w:type="dxa"/>
          </w:tcPr>
          <w:p w:rsidR="004A5541" w:rsidRDefault="00DE4E0F">
            <w:pPr>
              <w:rPr>
                <w:rFonts w:ascii="宋体" w:hAnsi="宋体" w:cs="宋体"/>
                <w:sz w:val="18"/>
                <w:szCs w:val="18"/>
              </w:rPr>
            </w:pPr>
            <w:r>
              <w:rPr>
                <w:rFonts w:ascii="宋体" w:hAnsi="宋体" w:cs="宋体" w:hint="eastAsia"/>
                <w:sz w:val="18"/>
                <w:szCs w:val="18"/>
              </w:rPr>
              <w:t>backUrl</w:t>
            </w:r>
          </w:p>
        </w:tc>
        <w:tc>
          <w:tcPr>
            <w:tcW w:w="3236" w:type="dxa"/>
          </w:tcPr>
          <w:p w:rsidR="004A5541" w:rsidRDefault="00DE4E0F">
            <w:pPr>
              <w:rPr>
                <w:rFonts w:ascii="宋体" w:hAnsi="宋体" w:cs="宋体"/>
                <w:sz w:val="18"/>
                <w:szCs w:val="18"/>
              </w:rPr>
            </w:pPr>
            <w:r>
              <w:rPr>
                <w:rFonts w:ascii="宋体" w:hAnsi="宋体" w:cs="宋体" w:hint="eastAsia"/>
                <w:sz w:val="18"/>
                <w:szCs w:val="18"/>
              </w:rPr>
              <w:t>后台通知地址</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bl>
    <w:p w:rsidR="004A5541" w:rsidRDefault="004A5541"/>
    <w:p w:rsidR="004A5541" w:rsidRDefault="00DE4E0F">
      <w:pPr>
        <w:pStyle w:val="4"/>
      </w:pPr>
      <w:r>
        <w:rPr>
          <w:rFonts w:hint="eastAsia"/>
        </w:rPr>
        <w:t>响应参数说明</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jumpUrl页面返回：</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340"/>
        <w:gridCol w:w="3054"/>
        <w:gridCol w:w="1134"/>
        <w:gridCol w:w="2410"/>
        <w:gridCol w:w="1134"/>
      </w:tblGrid>
      <w:tr w:rsidR="004A5541">
        <w:tc>
          <w:tcPr>
            <w:tcW w:w="2724" w:type="dxa"/>
            <w:gridSpan w:val="2"/>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305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1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724" w:type="dxa"/>
            <w:gridSpan w:val="2"/>
          </w:tcPr>
          <w:p w:rsidR="004A5541" w:rsidRDefault="00DE4E0F">
            <w:pPr>
              <w:rPr>
                <w:rFonts w:ascii="宋体" w:hAnsi="宋体" w:cs="宋体"/>
                <w:sz w:val="18"/>
                <w:szCs w:val="18"/>
              </w:rPr>
            </w:pPr>
            <w:r>
              <w:rPr>
                <w:rFonts w:ascii="宋体" w:hAnsi="宋体" w:cs="宋体" w:hint="eastAsia"/>
                <w:sz w:val="18"/>
                <w:szCs w:val="18"/>
              </w:rPr>
              <w:t>status</w:t>
            </w:r>
          </w:p>
        </w:tc>
        <w:tc>
          <w:tcPr>
            <w:tcW w:w="3054" w:type="dxa"/>
          </w:tcPr>
          <w:p w:rsidR="004A5541" w:rsidRDefault="00DE4E0F">
            <w:pPr>
              <w:rPr>
                <w:rFonts w:ascii="宋体" w:hAnsi="宋体" w:cs="宋体"/>
                <w:sz w:val="18"/>
                <w:szCs w:val="18"/>
              </w:rPr>
            </w:pPr>
            <w:r>
              <w:rPr>
                <w:rFonts w:ascii="宋体" w:hAnsi="宋体" w:cs="宋体" w:hint="eastAsia"/>
                <w:sz w:val="18"/>
                <w:szCs w:val="18"/>
              </w:rPr>
              <w:t>服务调用是否成功</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DE4E0F">
            <w:pPr>
              <w:rPr>
                <w:rFonts w:ascii="宋体" w:hAnsi="宋体" w:cs="宋体"/>
                <w:sz w:val="18"/>
                <w:szCs w:val="18"/>
              </w:rPr>
            </w:pPr>
            <w:r>
              <w:rPr>
                <w:rFonts w:ascii="宋体" w:hAnsi="宋体" w:cs="宋体" w:hint="eastAsia"/>
                <w:sz w:val="18"/>
                <w:szCs w:val="18"/>
              </w:rPr>
              <w:t>OK成功；error失败</w:t>
            </w: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signedValue</w:t>
            </w:r>
          </w:p>
        </w:tc>
        <w:tc>
          <w:tcPr>
            <w:tcW w:w="9072" w:type="dxa"/>
            <w:gridSpan w:val="5"/>
          </w:tcPr>
          <w:p w:rsidR="004A5541" w:rsidRDefault="00DE4E0F">
            <w:pPr>
              <w:jc w:val="center"/>
              <w:rPr>
                <w:rFonts w:ascii="宋体" w:hAnsi="宋体" w:cs="宋体"/>
                <w:sz w:val="18"/>
                <w:szCs w:val="18"/>
              </w:rPr>
            </w:pPr>
            <w:r>
              <w:rPr>
                <w:rFonts w:ascii="宋体" w:hAnsi="宋体" w:cs="宋体"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宋体" w:hAnsi="宋体" w:cs="宋体"/>
                <w:sz w:val="18"/>
                <w:szCs w:val="18"/>
              </w:rPr>
            </w:pPr>
          </w:p>
        </w:tc>
        <w:tc>
          <w:tcPr>
            <w:tcW w:w="1340"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3054" w:type="dxa"/>
          </w:tcPr>
          <w:p w:rsidR="004A5541" w:rsidRDefault="00DE4E0F">
            <w:pPr>
              <w:rPr>
                <w:rFonts w:ascii="宋体" w:hAnsi="宋体" w:cs="宋体"/>
                <w:sz w:val="18"/>
                <w:szCs w:val="18"/>
              </w:rPr>
            </w:pPr>
            <w:r>
              <w:rPr>
                <w:rFonts w:ascii="宋体" w:hAnsi="宋体" w:cs="宋体" w:hint="eastAsia"/>
                <w:sz w:val="18"/>
                <w:szCs w:val="18"/>
              </w:rPr>
              <w:t>P2P系统用户唯一</w:t>
            </w:r>
            <w:proofErr w:type="gramStart"/>
            <w:r>
              <w:rPr>
                <w:rFonts w:ascii="宋体" w:hAnsi="宋体" w:cs="宋体" w:hint="eastAsia"/>
                <w:sz w:val="18"/>
                <w:szCs w:val="18"/>
              </w:rPr>
              <w:t>编号编号</w:t>
            </w:r>
            <w:proofErr w:type="gramEnd"/>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tcPr>
          <w:p w:rsidR="004A5541" w:rsidRDefault="004A5541">
            <w:pPr>
              <w:rPr>
                <w:rFonts w:ascii="宋体" w:hAnsi="宋体" w:cs="宋体"/>
                <w:sz w:val="18"/>
                <w:szCs w:val="18"/>
              </w:rPr>
            </w:pPr>
          </w:p>
        </w:tc>
        <w:tc>
          <w:tcPr>
            <w:tcW w:w="1340" w:type="dxa"/>
          </w:tcPr>
          <w:p w:rsidR="004A5541" w:rsidRDefault="00DE4E0F">
            <w:pPr>
              <w:rPr>
                <w:rFonts w:ascii="宋体" w:hAnsi="宋体" w:cs="宋体"/>
                <w:sz w:val="18"/>
                <w:szCs w:val="18"/>
              </w:rPr>
            </w:pPr>
            <w:r>
              <w:rPr>
                <w:rFonts w:ascii="宋体" w:hAnsi="宋体" w:cs="宋体" w:hint="eastAsia"/>
                <w:sz w:val="18"/>
                <w:szCs w:val="18"/>
              </w:rPr>
              <w:t>bizOrderNo</w:t>
            </w:r>
          </w:p>
        </w:tc>
        <w:tc>
          <w:tcPr>
            <w:tcW w:w="305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P2P系统订单号</w:t>
            </w:r>
          </w:p>
        </w:tc>
        <w:tc>
          <w:tcPr>
            <w:tcW w:w="1134" w:type="dxa"/>
          </w:tcPr>
          <w:p w:rsidR="004A5541" w:rsidRDefault="004A5541">
            <w:pPr>
              <w:rPr>
                <w:rFonts w:ascii="宋体" w:hAnsi="宋体" w:cs="宋体"/>
                <w:sz w:val="18"/>
                <w:szCs w:val="18"/>
              </w:rPr>
            </w:pP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72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305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72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305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72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305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sz w:val="18"/>
          <w:szCs w:val="18"/>
        </w:rPr>
      </w:pP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329"/>
        <w:gridCol w:w="1364"/>
        <w:gridCol w:w="2268"/>
        <w:gridCol w:w="1134"/>
        <w:gridCol w:w="2410"/>
        <w:gridCol w:w="1134"/>
      </w:tblGrid>
      <w:tr w:rsidR="004A5541">
        <w:trPr>
          <w:jc w:val="center"/>
        </w:trPr>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639"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OrderService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lang w:val="zh-CN"/>
              </w:rPr>
              <w:t>subjectCreditAssign</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310"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bizOrderNo</w:t>
            </w:r>
          </w:p>
        </w:tc>
        <w:tc>
          <w:tcPr>
            <w:tcW w:w="2268"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债</w:t>
            </w:r>
            <w:proofErr w:type="gramStart"/>
            <w:r>
              <w:rPr>
                <w:rFonts w:asciiTheme="minorEastAsia" w:eastAsiaTheme="minorEastAsia" w:hAnsiTheme="minorEastAsia" w:hint="eastAsia"/>
                <w:sz w:val="18"/>
                <w:szCs w:val="18"/>
              </w:rPr>
              <w:t>转申请</w:t>
            </w:r>
            <w:proofErr w:type="gramEnd"/>
            <w:r>
              <w:rPr>
                <w:rFonts w:asciiTheme="minorEastAsia" w:eastAsiaTheme="minorEastAsia" w:hAnsiTheme="minorEastAsia" w:hint="eastAsia"/>
                <w:sz w:val="18"/>
                <w:szCs w:val="18"/>
              </w:rPr>
              <w:t>是否成功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4"/>
      </w:pPr>
      <w:r>
        <w:rPr>
          <w:rFonts w:hint="eastAsia"/>
        </w:rPr>
        <w:lastRenderedPageBreak/>
        <w:t>WEB</w:t>
      </w:r>
      <w:r>
        <w:rPr>
          <w:rFonts w:hint="eastAsia"/>
        </w:rPr>
        <w:t>示例</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noProof/>
        </w:rPr>
        <w:drawing>
          <wp:inline distT="0" distB="0" distL="114300" distR="114300">
            <wp:extent cx="6477635" cy="4759325"/>
            <wp:effectExtent l="0" t="0" r="1841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cstate="print"/>
                    <a:stretch>
                      <a:fillRect/>
                    </a:stretch>
                  </pic:blipFill>
                  <pic:spPr>
                    <a:xfrm>
                      <a:off x="0" y="0"/>
                      <a:ext cx="6477635" cy="4759325"/>
                    </a:xfrm>
                    <a:prstGeom prst="rect">
                      <a:avLst/>
                    </a:prstGeom>
                    <a:noFill/>
                    <a:ln w="9525">
                      <a:noFill/>
                    </a:ln>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rPr>
        <w:t>移动：</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3162300" cy="51352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cstate="print"/>
                    <a:stretch>
                      <a:fillRect/>
                    </a:stretch>
                  </pic:blipFill>
                  <pic:spPr>
                    <a:xfrm>
                      <a:off x="0" y="0"/>
                      <a:ext cx="3191888" cy="5183817"/>
                    </a:xfrm>
                    <a:prstGeom prst="rect">
                      <a:avLst/>
                    </a:prstGeom>
                  </pic:spPr>
                </pic:pic>
              </a:graphicData>
            </a:graphic>
          </wp:inline>
        </w:drawing>
      </w:r>
    </w:p>
    <w:p w:rsidR="004A5541" w:rsidRDefault="004A5541"/>
    <w:p w:rsidR="004A5541" w:rsidRDefault="00DE4E0F">
      <w:pPr>
        <w:pStyle w:val="3"/>
        <w:numPr>
          <w:ilvl w:val="2"/>
          <w:numId w:val="1"/>
        </w:numPr>
        <w:rPr>
          <w:rFonts w:asciiTheme="minorEastAsia" w:eastAsiaTheme="minorEastAsia" w:hAnsiTheme="minorEastAsia"/>
        </w:rPr>
      </w:pPr>
      <w:bookmarkStart w:id="202" w:name="_Toc22356"/>
      <w:r>
        <w:rPr>
          <w:rFonts w:asciiTheme="minorEastAsia" w:eastAsiaTheme="minorEastAsia" w:hAnsiTheme="minorEastAsia" w:hint="eastAsia"/>
        </w:rPr>
        <w:t>转让人债权转让申请取消【银行H5交互】</w:t>
      </w:r>
      <w:bookmarkEnd w:id="202"/>
    </w:p>
    <w:p w:rsidR="004A5541" w:rsidRDefault="00DE4E0F">
      <w:pPr>
        <w:numPr>
          <w:ilvl w:val="0"/>
          <w:numId w:val="51"/>
        </w:numPr>
      </w:pPr>
      <w:r>
        <w:rPr>
          <w:rFonts w:asciiTheme="minorEastAsia" w:eastAsiaTheme="minorEastAsia" w:hAnsiTheme="minorEastAsia" w:hint="eastAsia"/>
        </w:rPr>
        <w:t>仅支持个人用户。</w:t>
      </w:r>
    </w:p>
    <w:p w:rsidR="004A5541" w:rsidRDefault="00DE4E0F">
      <w:pPr>
        <w:numPr>
          <w:ilvl w:val="0"/>
          <w:numId w:val="51"/>
        </w:numPr>
      </w:pPr>
      <w:r>
        <w:rPr>
          <w:rFonts w:hint="eastAsia"/>
        </w:rPr>
        <w:t>以前台网页形式调用。</w:t>
      </w:r>
    </w:p>
    <w:p w:rsidR="004A5541" w:rsidRDefault="00DE4E0F">
      <w:pPr>
        <w:numPr>
          <w:ilvl w:val="0"/>
          <w:numId w:val="51"/>
        </w:numPr>
      </w:pPr>
      <w:r>
        <w:rPr>
          <w:rFonts w:hint="eastAsia"/>
        </w:rPr>
        <w:t>测试环境地址：</w:t>
      </w:r>
      <w:r>
        <w:rPr>
          <w:rFonts w:hint="eastAsia"/>
        </w:rPr>
        <w:t>http://122.227.225.142:23661/service/soa</w:t>
      </w:r>
    </w:p>
    <w:p w:rsidR="004A5541" w:rsidRDefault="00DE4E0F">
      <w:pPr>
        <w:numPr>
          <w:ilvl w:val="0"/>
          <w:numId w:val="51"/>
        </w:numPr>
      </w:pPr>
      <w:r>
        <w:rPr>
          <w:rFonts w:hint="eastAsia"/>
        </w:rPr>
        <w:t>生产环境地址：</w:t>
      </w:r>
      <w:r>
        <w:rPr>
          <w:rFonts w:hint="eastAsia"/>
        </w:rPr>
        <w:t>https://yun.allinpay.com/service/soa</w:t>
      </w:r>
    </w:p>
    <w:p w:rsidR="004A5541" w:rsidRDefault="004A5541"/>
    <w:p w:rsidR="004A5541" w:rsidRDefault="00DE4E0F">
      <w:pPr>
        <w:pStyle w:val="4"/>
      </w:pPr>
      <w:r>
        <w:rPr>
          <w:rFonts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347"/>
        <w:gridCol w:w="2873"/>
        <w:gridCol w:w="1050"/>
        <w:gridCol w:w="2504"/>
        <w:gridCol w:w="873"/>
      </w:tblGrid>
      <w:tr w:rsidR="004A5541">
        <w:tc>
          <w:tcPr>
            <w:tcW w:w="3156" w:type="dxa"/>
            <w:gridSpan w:val="3"/>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2873"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05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50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873"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3156" w:type="dxa"/>
            <w:gridSpan w:val="3"/>
          </w:tcPr>
          <w:p w:rsidR="004A5541" w:rsidRDefault="00DE4E0F">
            <w:pPr>
              <w:rPr>
                <w:rFonts w:ascii="宋体" w:hAnsi="宋体" w:cs="宋体"/>
                <w:sz w:val="18"/>
                <w:szCs w:val="18"/>
              </w:rPr>
            </w:pPr>
            <w:r>
              <w:rPr>
                <w:rFonts w:ascii="宋体" w:hAnsi="宋体" w:cs="宋体" w:hint="eastAsia"/>
                <w:sz w:val="18"/>
                <w:szCs w:val="18"/>
              </w:rPr>
              <w:t>sysid</w:t>
            </w:r>
          </w:p>
        </w:tc>
        <w:tc>
          <w:tcPr>
            <w:tcW w:w="2873" w:type="dxa"/>
          </w:tcPr>
          <w:p w:rsidR="004A5541" w:rsidRDefault="00DE4E0F">
            <w:pPr>
              <w:rPr>
                <w:rFonts w:ascii="宋体" w:hAnsi="宋体" w:cs="宋体"/>
                <w:sz w:val="18"/>
                <w:szCs w:val="18"/>
              </w:rPr>
            </w:pPr>
            <w:r>
              <w:rPr>
                <w:rFonts w:ascii="宋体" w:hAnsi="宋体" w:cs="宋体" w:hint="eastAsia"/>
                <w:sz w:val="18"/>
                <w:szCs w:val="18"/>
              </w:rPr>
              <w:t>分配的系统编号</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3156" w:type="dxa"/>
            <w:gridSpan w:val="3"/>
          </w:tcPr>
          <w:p w:rsidR="004A5541" w:rsidRDefault="00DE4E0F">
            <w:pPr>
              <w:rPr>
                <w:rFonts w:ascii="宋体" w:hAnsi="宋体" w:cs="宋体"/>
                <w:sz w:val="18"/>
                <w:szCs w:val="18"/>
              </w:rPr>
            </w:pPr>
            <w:r>
              <w:rPr>
                <w:rFonts w:ascii="宋体" w:hAnsi="宋体" w:cs="宋体" w:hint="eastAsia"/>
                <w:sz w:val="18"/>
                <w:szCs w:val="18"/>
              </w:rPr>
              <w:t>sign</w:t>
            </w:r>
          </w:p>
        </w:tc>
        <w:tc>
          <w:tcPr>
            <w:tcW w:w="2873"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签名</w:t>
            </w:r>
          </w:p>
        </w:tc>
        <w:tc>
          <w:tcPr>
            <w:tcW w:w="1050"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504" w:type="dxa"/>
          </w:tcPr>
          <w:p w:rsidR="004A5541" w:rsidRDefault="004A5541">
            <w:pPr>
              <w:rPr>
                <w:rStyle w:val="apple-style-span"/>
                <w:rFonts w:ascii="宋体" w:hAnsi="宋体" w:cs="宋体"/>
                <w:color w:val="000000"/>
                <w:sz w:val="18"/>
                <w:szCs w:val="18"/>
              </w:rPr>
            </w:pPr>
          </w:p>
        </w:tc>
        <w:tc>
          <w:tcPr>
            <w:tcW w:w="873"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3156" w:type="dxa"/>
            <w:gridSpan w:val="3"/>
          </w:tcPr>
          <w:p w:rsidR="004A5541" w:rsidRDefault="00DE4E0F">
            <w:pPr>
              <w:rPr>
                <w:rFonts w:ascii="宋体" w:hAnsi="宋体" w:cs="宋体"/>
                <w:sz w:val="18"/>
                <w:szCs w:val="18"/>
              </w:rPr>
            </w:pPr>
            <w:r>
              <w:rPr>
                <w:rFonts w:ascii="宋体" w:hAnsi="宋体" w:cs="宋体" w:hint="eastAsia"/>
                <w:sz w:val="18"/>
                <w:szCs w:val="18"/>
              </w:rPr>
              <w:t>timestamp</w:t>
            </w:r>
          </w:p>
        </w:tc>
        <w:tc>
          <w:tcPr>
            <w:tcW w:w="2873"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请求时间戳</w:t>
            </w:r>
          </w:p>
        </w:tc>
        <w:tc>
          <w:tcPr>
            <w:tcW w:w="1050"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504" w:type="dxa"/>
          </w:tcPr>
          <w:p w:rsidR="004A5541" w:rsidRDefault="00DE4E0F">
            <w:pPr>
              <w:rPr>
                <w:rStyle w:val="apple-style-span"/>
                <w:rFonts w:ascii="宋体" w:hAnsi="宋体" w:cs="宋体"/>
                <w:color w:val="000000"/>
                <w:sz w:val="18"/>
                <w:szCs w:val="18"/>
              </w:rPr>
            </w:pPr>
            <w:r>
              <w:rPr>
                <w:rStyle w:val="apple-style-span"/>
                <w:rFonts w:ascii="宋体" w:hAnsi="宋体" w:cs="宋体" w:hint="eastAsia"/>
                <w:color w:val="000000"/>
                <w:sz w:val="18"/>
                <w:szCs w:val="18"/>
              </w:rPr>
              <w:t>格式：yyyy-MM-dd HH:mm:ss</w:t>
            </w:r>
          </w:p>
        </w:tc>
        <w:tc>
          <w:tcPr>
            <w:tcW w:w="873"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3156" w:type="dxa"/>
            <w:gridSpan w:val="3"/>
          </w:tcPr>
          <w:p w:rsidR="004A5541" w:rsidRDefault="00DE4E0F">
            <w:pPr>
              <w:rPr>
                <w:rFonts w:ascii="宋体" w:hAnsi="宋体" w:cs="宋体"/>
                <w:sz w:val="18"/>
                <w:szCs w:val="18"/>
              </w:rPr>
            </w:pPr>
            <w:r>
              <w:rPr>
                <w:rFonts w:ascii="宋体" w:hAnsi="宋体" w:cs="宋体" w:hint="eastAsia"/>
                <w:sz w:val="18"/>
                <w:szCs w:val="18"/>
              </w:rPr>
              <w:lastRenderedPageBreak/>
              <w:t>v</w:t>
            </w:r>
          </w:p>
        </w:tc>
        <w:tc>
          <w:tcPr>
            <w:tcW w:w="2873" w:type="dxa"/>
          </w:tcPr>
          <w:p w:rsidR="004A5541" w:rsidRDefault="00DE4E0F">
            <w:pPr>
              <w:rPr>
                <w:rFonts w:ascii="宋体" w:hAnsi="宋体" w:cs="宋体"/>
                <w:sz w:val="18"/>
                <w:szCs w:val="18"/>
              </w:rPr>
            </w:pPr>
            <w:r>
              <w:rPr>
                <w:rFonts w:ascii="宋体" w:hAnsi="宋体" w:cs="宋体" w:hint="eastAsia"/>
                <w:sz w:val="18"/>
                <w:szCs w:val="18"/>
              </w:rPr>
              <w:t>接口版本(现为1.0)</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DE4E0F">
            <w:pPr>
              <w:rPr>
                <w:rFonts w:ascii="宋体" w:hAnsi="宋体" w:cs="宋体"/>
                <w:sz w:val="18"/>
                <w:szCs w:val="18"/>
              </w:rPr>
            </w:pPr>
            <w:r>
              <w:rPr>
                <w:rFonts w:ascii="宋体" w:hAnsi="宋体" w:cs="宋体" w:hint="eastAsia"/>
                <w:sz w:val="18"/>
                <w:szCs w:val="18"/>
              </w:rPr>
              <w:t>1.0</w:t>
            </w: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val="restart"/>
            <w:vAlign w:val="center"/>
          </w:tcPr>
          <w:p w:rsidR="004A5541" w:rsidRDefault="00DE4E0F">
            <w:pPr>
              <w:rPr>
                <w:rFonts w:ascii="宋体" w:hAnsi="宋体" w:cs="宋体"/>
                <w:sz w:val="18"/>
                <w:szCs w:val="18"/>
              </w:rPr>
            </w:pPr>
            <w:r>
              <w:rPr>
                <w:rFonts w:ascii="宋体" w:hAnsi="宋体" w:cs="宋体" w:hint="eastAsia"/>
                <w:sz w:val="18"/>
                <w:szCs w:val="18"/>
              </w:rPr>
              <w:t>req</w:t>
            </w:r>
          </w:p>
        </w:tc>
        <w:tc>
          <w:tcPr>
            <w:tcW w:w="9639" w:type="dxa"/>
            <w:gridSpan w:val="6"/>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宋体" w:hAnsi="宋体" w:cs="宋体"/>
                <w:sz w:val="18"/>
                <w:szCs w:val="18"/>
              </w:rPr>
            </w:pPr>
          </w:p>
        </w:tc>
        <w:tc>
          <w:tcPr>
            <w:tcW w:w="2339" w:type="dxa"/>
            <w:gridSpan w:val="2"/>
          </w:tcPr>
          <w:p w:rsidR="004A5541" w:rsidRDefault="00DE4E0F">
            <w:pPr>
              <w:rPr>
                <w:rFonts w:ascii="宋体" w:hAnsi="宋体" w:cs="宋体"/>
                <w:sz w:val="18"/>
                <w:szCs w:val="18"/>
              </w:rPr>
            </w:pPr>
            <w:r>
              <w:rPr>
                <w:rFonts w:ascii="宋体" w:hAnsi="宋体" w:cs="宋体" w:hint="eastAsia"/>
                <w:sz w:val="18"/>
                <w:szCs w:val="18"/>
              </w:rPr>
              <w:t>service</w:t>
            </w:r>
          </w:p>
        </w:tc>
        <w:tc>
          <w:tcPr>
            <w:tcW w:w="2873" w:type="dxa"/>
          </w:tcPr>
          <w:p w:rsidR="004A5541" w:rsidRDefault="00DE4E0F">
            <w:pPr>
              <w:rPr>
                <w:rFonts w:ascii="宋体" w:hAnsi="宋体" w:cs="宋体"/>
                <w:sz w:val="18"/>
                <w:szCs w:val="18"/>
              </w:rPr>
            </w:pPr>
            <w:r>
              <w:rPr>
                <w:rFonts w:ascii="宋体" w:hAnsi="宋体" w:cs="宋体" w:hint="eastAsia"/>
                <w:sz w:val="18"/>
                <w:szCs w:val="18"/>
              </w:rPr>
              <w:t>服务对象</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DE4E0F">
            <w:pPr>
              <w:rPr>
                <w:rFonts w:ascii="宋体" w:hAnsi="宋体" w:cs="宋体"/>
                <w:sz w:val="18"/>
                <w:szCs w:val="18"/>
              </w:rPr>
            </w:pPr>
            <w:r>
              <w:rPr>
                <w:rFonts w:ascii="宋体" w:hAnsi="宋体" w:cs="宋体" w:hint="eastAsia"/>
                <w:sz w:val="18"/>
                <w:szCs w:val="18"/>
              </w:rPr>
              <w:t>OrderService</w:t>
            </w: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2339" w:type="dxa"/>
            <w:gridSpan w:val="2"/>
          </w:tcPr>
          <w:p w:rsidR="004A5541" w:rsidRDefault="00DE4E0F">
            <w:pPr>
              <w:rPr>
                <w:rFonts w:ascii="宋体" w:hAnsi="宋体" w:cs="宋体"/>
                <w:sz w:val="18"/>
                <w:szCs w:val="18"/>
              </w:rPr>
            </w:pPr>
            <w:r>
              <w:rPr>
                <w:rFonts w:ascii="宋体" w:hAnsi="宋体" w:cs="宋体" w:hint="eastAsia"/>
                <w:sz w:val="18"/>
                <w:szCs w:val="18"/>
              </w:rPr>
              <w:t>method</w:t>
            </w:r>
          </w:p>
        </w:tc>
        <w:tc>
          <w:tcPr>
            <w:tcW w:w="2873" w:type="dxa"/>
          </w:tcPr>
          <w:p w:rsidR="004A5541" w:rsidRDefault="00DE4E0F">
            <w:pPr>
              <w:rPr>
                <w:rFonts w:ascii="宋体" w:hAnsi="宋体" w:cs="宋体"/>
                <w:sz w:val="18"/>
                <w:szCs w:val="18"/>
              </w:rPr>
            </w:pPr>
            <w:r>
              <w:rPr>
                <w:rFonts w:ascii="宋体" w:hAnsi="宋体" w:cs="宋体" w:hint="eastAsia"/>
                <w:sz w:val="18"/>
                <w:szCs w:val="18"/>
              </w:rPr>
              <w:t>调用方法</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DE4E0F">
            <w:pPr>
              <w:rPr>
                <w:rFonts w:ascii="宋体" w:hAnsi="宋体" w:cs="宋体"/>
                <w:sz w:val="18"/>
                <w:szCs w:val="18"/>
              </w:rPr>
            </w:pPr>
            <w:r>
              <w:rPr>
                <w:rFonts w:ascii="宋体" w:hAnsi="宋体" w:cs="宋体" w:hint="eastAsia"/>
                <w:sz w:val="18"/>
                <w:szCs w:val="18"/>
                <w:lang w:val="zh-CN"/>
              </w:rPr>
              <w:t>subjectCreditAssignCancel</w:t>
            </w: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param</w:t>
            </w:r>
          </w:p>
        </w:tc>
        <w:tc>
          <w:tcPr>
            <w:tcW w:w="8647" w:type="dxa"/>
            <w:gridSpan w:val="5"/>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2873" w:type="dxa"/>
          </w:tcPr>
          <w:p w:rsidR="004A5541" w:rsidRDefault="00DE4E0F">
            <w:pPr>
              <w:rPr>
                <w:rFonts w:ascii="宋体" w:hAnsi="宋体" w:cs="宋体"/>
                <w:sz w:val="18"/>
                <w:szCs w:val="18"/>
              </w:rPr>
            </w:pPr>
            <w:r>
              <w:rPr>
                <w:rFonts w:ascii="宋体" w:hAnsi="宋体" w:cs="宋体" w:hint="eastAsia"/>
                <w:sz w:val="18"/>
                <w:szCs w:val="18"/>
              </w:rPr>
              <w:t>P2P系统用户唯一</w:t>
            </w:r>
            <w:proofErr w:type="gramStart"/>
            <w:r>
              <w:rPr>
                <w:rFonts w:ascii="宋体" w:hAnsi="宋体" w:cs="宋体" w:hint="eastAsia"/>
                <w:sz w:val="18"/>
                <w:szCs w:val="18"/>
              </w:rPr>
              <w:t>编号编号</w:t>
            </w:r>
            <w:proofErr w:type="gramEnd"/>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宋体" w:hAnsi="宋体" w:cs="宋体" w:hint="eastAsia"/>
                <w:sz w:val="18"/>
                <w:szCs w:val="18"/>
              </w:rPr>
              <w:t>bizOrderNo</w:t>
            </w:r>
          </w:p>
        </w:tc>
        <w:tc>
          <w:tcPr>
            <w:tcW w:w="2873" w:type="dxa"/>
          </w:tcPr>
          <w:p w:rsidR="004A5541" w:rsidRDefault="00DE4E0F">
            <w:pPr>
              <w:rPr>
                <w:rFonts w:ascii="宋体" w:hAnsi="宋体" w:cs="宋体"/>
                <w:sz w:val="18"/>
                <w:szCs w:val="18"/>
              </w:rPr>
            </w:pPr>
            <w:r>
              <w:rPr>
                <w:rFonts w:ascii="宋体" w:hAnsi="宋体" w:cs="宋体" w:hint="eastAsia"/>
                <w:sz w:val="18"/>
                <w:szCs w:val="18"/>
              </w:rPr>
              <w:t>P2P系统订单号(原托管代收订单)</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goodsType</w:t>
            </w:r>
          </w:p>
        </w:tc>
        <w:tc>
          <w:tcPr>
            <w:tcW w:w="2873"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商品类型</w:t>
            </w:r>
          </w:p>
        </w:tc>
        <w:tc>
          <w:tcPr>
            <w:tcW w:w="1050"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Long</w:t>
            </w:r>
          </w:p>
        </w:tc>
        <w:tc>
          <w:tcPr>
            <w:tcW w:w="2504" w:type="dxa"/>
          </w:tcPr>
          <w:p w:rsidR="004A5541" w:rsidRDefault="00F26409">
            <w:pPr>
              <w:rPr>
                <w:rFonts w:ascii="宋体" w:hAnsi="宋体" w:cs="宋体"/>
                <w:sz w:val="18"/>
                <w:szCs w:val="18"/>
              </w:rPr>
            </w:pPr>
            <w:hyperlink w:anchor="_6.8._商品类型" w:history="1">
              <w:r w:rsidR="00DE4E0F">
                <w:rPr>
                  <w:rStyle w:val="ac"/>
                  <w:rFonts w:asciiTheme="minorEastAsia" w:eastAsiaTheme="minorEastAsia" w:hAnsiTheme="minorEastAsia" w:hint="default"/>
                  <w:sz w:val="18"/>
                  <w:szCs w:val="18"/>
                </w:rPr>
                <w:t>详细</w:t>
              </w:r>
            </w:hyperlink>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宋体" w:hAnsi="宋体" w:cs="宋体" w:hint="eastAsia"/>
                <w:sz w:val="18"/>
                <w:szCs w:val="18"/>
              </w:rPr>
              <w:t>goodsNo</w:t>
            </w:r>
          </w:p>
        </w:tc>
        <w:tc>
          <w:tcPr>
            <w:tcW w:w="2873" w:type="dxa"/>
          </w:tcPr>
          <w:p w:rsidR="004A5541" w:rsidRDefault="00DE4E0F">
            <w:pPr>
              <w:rPr>
                <w:rFonts w:ascii="宋体" w:hAnsi="宋体" w:cs="宋体"/>
                <w:sz w:val="18"/>
                <w:szCs w:val="18"/>
              </w:rPr>
            </w:pPr>
            <w:r>
              <w:rPr>
                <w:rFonts w:ascii="宋体" w:hAnsi="宋体" w:cs="宋体" w:hint="eastAsia"/>
                <w:sz w:val="18"/>
                <w:szCs w:val="18"/>
              </w:rPr>
              <w:t>P2P系统标的编号</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宋体" w:hAnsi="宋体" w:cs="宋体" w:hint="eastAsia"/>
                <w:sz w:val="18"/>
                <w:szCs w:val="18"/>
              </w:rPr>
              <w:t>amount</w:t>
            </w:r>
          </w:p>
        </w:tc>
        <w:tc>
          <w:tcPr>
            <w:tcW w:w="2873" w:type="dxa"/>
          </w:tcPr>
          <w:p w:rsidR="004A5541" w:rsidRDefault="00DE4E0F">
            <w:pPr>
              <w:rPr>
                <w:rFonts w:ascii="宋体" w:hAnsi="宋体" w:cs="宋体"/>
                <w:sz w:val="18"/>
                <w:szCs w:val="18"/>
              </w:rPr>
            </w:pPr>
            <w:r>
              <w:rPr>
                <w:rFonts w:ascii="宋体" w:hAnsi="宋体" w:cs="宋体" w:hint="eastAsia"/>
                <w:sz w:val="18"/>
                <w:szCs w:val="18"/>
              </w:rPr>
              <w:t>转让金额</w:t>
            </w:r>
          </w:p>
        </w:tc>
        <w:tc>
          <w:tcPr>
            <w:tcW w:w="1050" w:type="dxa"/>
          </w:tcPr>
          <w:p w:rsidR="004A5541" w:rsidRDefault="00DE4E0F">
            <w:pPr>
              <w:rPr>
                <w:rFonts w:ascii="宋体" w:hAnsi="宋体" w:cs="宋体"/>
                <w:sz w:val="18"/>
                <w:szCs w:val="18"/>
              </w:rPr>
            </w:pPr>
            <w:r>
              <w:rPr>
                <w:rFonts w:ascii="宋体" w:hAnsi="宋体" w:cs="宋体" w:hint="eastAsia"/>
                <w:sz w:val="18"/>
                <w:szCs w:val="18"/>
              </w:rPr>
              <w:t>Long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宋体" w:hAnsi="宋体" w:cs="宋体" w:hint="eastAsia"/>
                <w:sz w:val="18"/>
                <w:szCs w:val="18"/>
              </w:rPr>
              <w:t>fee</w:t>
            </w:r>
          </w:p>
        </w:tc>
        <w:tc>
          <w:tcPr>
            <w:tcW w:w="2873" w:type="dxa"/>
          </w:tcPr>
          <w:p w:rsidR="004A5541" w:rsidRDefault="00DE4E0F">
            <w:pPr>
              <w:rPr>
                <w:rFonts w:ascii="宋体" w:hAnsi="宋体" w:cs="宋体"/>
                <w:sz w:val="18"/>
                <w:szCs w:val="18"/>
              </w:rPr>
            </w:pPr>
            <w:r>
              <w:rPr>
                <w:rFonts w:ascii="宋体" w:hAnsi="宋体" w:cs="宋体" w:hint="eastAsia"/>
                <w:sz w:val="18"/>
                <w:szCs w:val="18"/>
              </w:rPr>
              <w:t>平台收取手续费</w:t>
            </w:r>
          </w:p>
        </w:tc>
        <w:tc>
          <w:tcPr>
            <w:tcW w:w="1050" w:type="dxa"/>
          </w:tcPr>
          <w:p w:rsidR="004A5541" w:rsidRDefault="00DE4E0F">
            <w:pPr>
              <w:rPr>
                <w:rFonts w:ascii="宋体" w:hAnsi="宋体" w:cs="宋体"/>
                <w:sz w:val="18"/>
                <w:szCs w:val="18"/>
              </w:rPr>
            </w:pPr>
            <w:r>
              <w:rPr>
                <w:rFonts w:ascii="宋体" w:hAnsi="宋体" w:cs="宋体" w:hint="eastAsia"/>
                <w:sz w:val="18"/>
                <w:szCs w:val="18"/>
              </w:rPr>
              <w:t>Long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宋体" w:hAnsi="宋体" w:cs="宋体" w:hint="eastAsia"/>
                <w:sz w:val="18"/>
                <w:szCs w:val="18"/>
              </w:rPr>
              <w:t>jumpUrl</w:t>
            </w:r>
          </w:p>
        </w:tc>
        <w:tc>
          <w:tcPr>
            <w:tcW w:w="2873" w:type="dxa"/>
          </w:tcPr>
          <w:p w:rsidR="004A5541" w:rsidRDefault="00DE4E0F">
            <w:pPr>
              <w:rPr>
                <w:rFonts w:ascii="宋体" w:hAnsi="宋体" w:cs="宋体"/>
                <w:sz w:val="18"/>
                <w:szCs w:val="18"/>
              </w:rPr>
            </w:pPr>
            <w:r>
              <w:rPr>
                <w:rFonts w:ascii="宋体" w:hAnsi="宋体" w:cs="宋体" w:hint="eastAsia"/>
                <w:sz w:val="18"/>
                <w:szCs w:val="18"/>
              </w:rPr>
              <w:t>跳转返回的页面地址</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347" w:type="dxa"/>
          </w:tcPr>
          <w:p w:rsidR="004A5541" w:rsidRDefault="00DE4E0F">
            <w:pPr>
              <w:rPr>
                <w:rFonts w:ascii="宋体" w:hAnsi="宋体" w:cs="宋体"/>
                <w:sz w:val="18"/>
                <w:szCs w:val="18"/>
              </w:rPr>
            </w:pPr>
            <w:r>
              <w:rPr>
                <w:rFonts w:ascii="宋体" w:hAnsi="宋体" w:cs="宋体" w:hint="eastAsia"/>
                <w:sz w:val="18"/>
                <w:szCs w:val="18"/>
              </w:rPr>
              <w:t>backUrl</w:t>
            </w:r>
          </w:p>
        </w:tc>
        <w:tc>
          <w:tcPr>
            <w:tcW w:w="2873" w:type="dxa"/>
          </w:tcPr>
          <w:p w:rsidR="004A5541" w:rsidRDefault="00DE4E0F">
            <w:pPr>
              <w:rPr>
                <w:rFonts w:ascii="宋体" w:hAnsi="宋体" w:cs="宋体"/>
                <w:sz w:val="18"/>
                <w:szCs w:val="18"/>
              </w:rPr>
            </w:pPr>
            <w:r>
              <w:rPr>
                <w:rFonts w:ascii="宋体" w:hAnsi="宋体" w:cs="宋体" w:hint="eastAsia"/>
                <w:sz w:val="18"/>
                <w:szCs w:val="18"/>
              </w:rPr>
              <w:t>后台通知地址</w:t>
            </w:r>
          </w:p>
        </w:tc>
        <w:tc>
          <w:tcPr>
            <w:tcW w:w="1050" w:type="dxa"/>
          </w:tcPr>
          <w:p w:rsidR="004A5541" w:rsidRDefault="00DE4E0F">
            <w:pPr>
              <w:rPr>
                <w:rFonts w:ascii="宋体" w:hAnsi="宋体" w:cs="宋体"/>
                <w:sz w:val="18"/>
                <w:szCs w:val="18"/>
              </w:rPr>
            </w:pPr>
            <w:r>
              <w:rPr>
                <w:rFonts w:ascii="宋体" w:hAnsi="宋体" w:cs="宋体" w:hint="eastAsia"/>
                <w:sz w:val="18"/>
                <w:szCs w:val="18"/>
              </w:rPr>
              <w:t>String</w:t>
            </w:r>
          </w:p>
        </w:tc>
        <w:tc>
          <w:tcPr>
            <w:tcW w:w="2504" w:type="dxa"/>
          </w:tcPr>
          <w:p w:rsidR="004A5541" w:rsidRDefault="004A5541">
            <w:pPr>
              <w:rPr>
                <w:rFonts w:ascii="宋体" w:hAnsi="宋体" w:cs="宋体"/>
                <w:sz w:val="18"/>
                <w:szCs w:val="18"/>
              </w:rPr>
            </w:pPr>
          </w:p>
        </w:tc>
        <w:tc>
          <w:tcPr>
            <w:tcW w:w="873" w:type="dxa"/>
          </w:tcPr>
          <w:p w:rsidR="004A5541" w:rsidRDefault="00DE4E0F">
            <w:pPr>
              <w:rPr>
                <w:rFonts w:ascii="宋体" w:hAnsi="宋体" w:cs="宋体"/>
                <w:sz w:val="18"/>
                <w:szCs w:val="18"/>
              </w:rPr>
            </w:pPr>
            <w:r>
              <w:rPr>
                <w:rFonts w:ascii="宋体" w:hAnsi="宋体" w:cs="宋体" w:hint="eastAsia"/>
                <w:sz w:val="18"/>
                <w:szCs w:val="18"/>
              </w:rPr>
              <w:t>是</w:t>
            </w:r>
          </w:p>
        </w:tc>
      </w:tr>
    </w:tbl>
    <w:p w:rsidR="004A5541" w:rsidRDefault="004A5541"/>
    <w:p w:rsidR="004A5541" w:rsidRDefault="00DE4E0F">
      <w:pPr>
        <w:pStyle w:val="4"/>
      </w:pPr>
      <w:r>
        <w:rPr>
          <w:rFonts w:hint="eastAsia"/>
        </w:rPr>
        <w:t>响应参数说明</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jumpUrl页面返回：</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340"/>
        <w:gridCol w:w="3054"/>
        <w:gridCol w:w="1134"/>
        <w:gridCol w:w="2410"/>
        <w:gridCol w:w="1134"/>
      </w:tblGrid>
      <w:tr w:rsidR="004A5541">
        <w:tc>
          <w:tcPr>
            <w:tcW w:w="2724" w:type="dxa"/>
            <w:gridSpan w:val="2"/>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305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1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724" w:type="dxa"/>
            <w:gridSpan w:val="2"/>
          </w:tcPr>
          <w:p w:rsidR="004A5541" w:rsidRDefault="00DE4E0F">
            <w:pPr>
              <w:rPr>
                <w:rFonts w:ascii="宋体" w:hAnsi="宋体" w:cs="宋体"/>
                <w:sz w:val="18"/>
                <w:szCs w:val="18"/>
              </w:rPr>
            </w:pPr>
            <w:r>
              <w:rPr>
                <w:rFonts w:ascii="宋体" w:hAnsi="宋体" w:cs="宋体" w:hint="eastAsia"/>
                <w:sz w:val="18"/>
                <w:szCs w:val="18"/>
              </w:rPr>
              <w:t>status</w:t>
            </w:r>
          </w:p>
        </w:tc>
        <w:tc>
          <w:tcPr>
            <w:tcW w:w="3054" w:type="dxa"/>
          </w:tcPr>
          <w:p w:rsidR="004A5541" w:rsidRDefault="00DE4E0F">
            <w:pPr>
              <w:rPr>
                <w:rFonts w:ascii="宋体" w:hAnsi="宋体" w:cs="宋体"/>
                <w:sz w:val="18"/>
                <w:szCs w:val="18"/>
              </w:rPr>
            </w:pPr>
            <w:r>
              <w:rPr>
                <w:rFonts w:ascii="宋体" w:hAnsi="宋体" w:cs="宋体" w:hint="eastAsia"/>
                <w:sz w:val="18"/>
                <w:szCs w:val="18"/>
              </w:rPr>
              <w:t>服务调用是否成功</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DE4E0F">
            <w:pPr>
              <w:rPr>
                <w:rFonts w:ascii="宋体" w:hAnsi="宋体" w:cs="宋体"/>
                <w:sz w:val="18"/>
                <w:szCs w:val="18"/>
              </w:rPr>
            </w:pPr>
            <w:r>
              <w:rPr>
                <w:rFonts w:ascii="宋体" w:hAnsi="宋体" w:cs="宋体" w:hint="eastAsia"/>
                <w:sz w:val="18"/>
                <w:szCs w:val="18"/>
              </w:rPr>
              <w:t>OK成功；error失败</w:t>
            </w: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signedValue</w:t>
            </w:r>
          </w:p>
        </w:tc>
        <w:tc>
          <w:tcPr>
            <w:tcW w:w="9072" w:type="dxa"/>
            <w:gridSpan w:val="5"/>
          </w:tcPr>
          <w:p w:rsidR="004A5541" w:rsidRDefault="00DE4E0F">
            <w:pPr>
              <w:jc w:val="center"/>
              <w:rPr>
                <w:rFonts w:ascii="宋体" w:hAnsi="宋体" w:cs="宋体"/>
                <w:sz w:val="18"/>
                <w:szCs w:val="18"/>
              </w:rPr>
            </w:pPr>
            <w:r>
              <w:rPr>
                <w:rFonts w:ascii="宋体" w:hAnsi="宋体" w:cs="宋体"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宋体" w:hAnsi="宋体" w:cs="宋体"/>
                <w:sz w:val="18"/>
                <w:szCs w:val="18"/>
              </w:rPr>
            </w:pPr>
          </w:p>
        </w:tc>
        <w:tc>
          <w:tcPr>
            <w:tcW w:w="1340"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3054" w:type="dxa"/>
          </w:tcPr>
          <w:p w:rsidR="004A5541" w:rsidRDefault="00DE4E0F">
            <w:pPr>
              <w:rPr>
                <w:rFonts w:ascii="宋体" w:hAnsi="宋体" w:cs="宋体"/>
                <w:sz w:val="18"/>
                <w:szCs w:val="18"/>
              </w:rPr>
            </w:pPr>
            <w:r>
              <w:rPr>
                <w:rFonts w:ascii="宋体" w:hAnsi="宋体" w:cs="宋体" w:hint="eastAsia"/>
                <w:sz w:val="18"/>
                <w:szCs w:val="18"/>
              </w:rPr>
              <w:t>P2P系统用户唯一</w:t>
            </w:r>
            <w:proofErr w:type="gramStart"/>
            <w:r>
              <w:rPr>
                <w:rFonts w:ascii="宋体" w:hAnsi="宋体" w:cs="宋体" w:hint="eastAsia"/>
                <w:sz w:val="18"/>
                <w:szCs w:val="18"/>
              </w:rPr>
              <w:t>编号编号</w:t>
            </w:r>
            <w:proofErr w:type="gramEnd"/>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tcPr>
          <w:p w:rsidR="004A5541" w:rsidRDefault="004A5541">
            <w:pPr>
              <w:rPr>
                <w:rFonts w:ascii="宋体" w:hAnsi="宋体" w:cs="宋体"/>
                <w:sz w:val="18"/>
                <w:szCs w:val="18"/>
              </w:rPr>
            </w:pPr>
          </w:p>
        </w:tc>
        <w:tc>
          <w:tcPr>
            <w:tcW w:w="1340" w:type="dxa"/>
          </w:tcPr>
          <w:p w:rsidR="004A5541" w:rsidRDefault="00DE4E0F">
            <w:pPr>
              <w:rPr>
                <w:rFonts w:ascii="宋体" w:hAnsi="宋体" w:cs="宋体"/>
                <w:sz w:val="18"/>
                <w:szCs w:val="18"/>
              </w:rPr>
            </w:pPr>
            <w:r>
              <w:rPr>
                <w:rFonts w:ascii="宋体" w:hAnsi="宋体" w:cs="宋体" w:hint="eastAsia"/>
                <w:sz w:val="18"/>
                <w:szCs w:val="18"/>
              </w:rPr>
              <w:t>bizOrderNo</w:t>
            </w:r>
          </w:p>
        </w:tc>
        <w:tc>
          <w:tcPr>
            <w:tcW w:w="3054" w:type="dxa"/>
          </w:tcPr>
          <w:p w:rsidR="004A5541" w:rsidRDefault="00DE4E0F">
            <w:pPr>
              <w:rPr>
                <w:rFonts w:ascii="宋体" w:hAnsi="宋体" w:cs="宋体"/>
                <w:sz w:val="18"/>
                <w:szCs w:val="18"/>
              </w:rPr>
            </w:pPr>
            <w:r>
              <w:rPr>
                <w:rFonts w:ascii="宋体" w:hAnsi="宋体" w:cs="宋体" w:hint="eastAsia"/>
                <w:sz w:val="18"/>
                <w:szCs w:val="18"/>
              </w:rPr>
              <w:t>P2P系统订单号(原托管代收订单)</w:t>
            </w:r>
          </w:p>
        </w:tc>
        <w:tc>
          <w:tcPr>
            <w:tcW w:w="1134" w:type="dxa"/>
          </w:tcPr>
          <w:p w:rsidR="004A5541" w:rsidRDefault="004A5541">
            <w:pPr>
              <w:rPr>
                <w:rFonts w:ascii="宋体" w:hAnsi="宋体" w:cs="宋体"/>
                <w:sz w:val="18"/>
                <w:szCs w:val="18"/>
              </w:rPr>
            </w:pP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272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305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72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305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72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305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sz w:val="18"/>
          <w:szCs w:val="18"/>
        </w:rPr>
      </w:pP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78"/>
        <w:gridCol w:w="1269"/>
        <w:gridCol w:w="1246"/>
        <w:gridCol w:w="2931"/>
        <w:gridCol w:w="1016"/>
        <w:gridCol w:w="2538"/>
        <w:gridCol w:w="878"/>
      </w:tblGrid>
      <w:tr w:rsidR="004A5541">
        <w:trPr>
          <w:jc w:val="center"/>
        </w:trPr>
        <w:tc>
          <w:tcPr>
            <w:tcW w:w="3093"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931"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016"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53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87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093"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93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0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vAlign w:val="center"/>
          </w:tcPr>
          <w:p w:rsidR="004A5541" w:rsidRDefault="004A5541">
            <w:pPr>
              <w:rPr>
                <w:rFonts w:asciiTheme="minorEastAsia" w:eastAsiaTheme="minorEastAsia" w:hAnsiTheme="minorEastAsia"/>
                <w:sz w:val="18"/>
                <w:szCs w:val="18"/>
              </w:rPr>
            </w:pPr>
          </w:p>
        </w:tc>
        <w:tc>
          <w:tcPr>
            <w:tcW w:w="87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093"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931"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016"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538" w:type="dxa"/>
            <w:vAlign w:val="center"/>
          </w:tcPr>
          <w:p w:rsidR="004A5541" w:rsidRDefault="004A5541">
            <w:pPr>
              <w:rPr>
                <w:rStyle w:val="apple-style-span"/>
                <w:rFonts w:asciiTheme="minorEastAsia" w:eastAsiaTheme="minorEastAsia" w:hAnsiTheme="minorEastAsia"/>
                <w:color w:val="000000"/>
                <w:sz w:val="18"/>
                <w:szCs w:val="18"/>
              </w:rPr>
            </w:pPr>
          </w:p>
        </w:tc>
        <w:tc>
          <w:tcPr>
            <w:tcW w:w="878"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093"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931"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016"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538"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878"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093"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93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0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87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8"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878"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251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93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0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OrderService</w:t>
            </w:r>
          </w:p>
        </w:tc>
        <w:tc>
          <w:tcPr>
            <w:tcW w:w="87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251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93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0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tcPr>
          <w:p w:rsidR="004A5541" w:rsidRDefault="00DE4E0F">
            <w:pPr>
              <w:rPr>
                <w:rFonts w:asciiTheme="minorEastAsia" w:eastAsiaTheme="minorEastAsia" w:hAnsiTheme="minorEastAsia"/>
                <w:sz w:val="18"/>
                <w:szCs w:val="18"/>
              </w:rPr>
            </w:pPr>
            <w:r>
              <w:rPr>
                <w:rFonts w:ascii="宋体" w:hAnsi="宋体" w:cs="宋体" w:hint="eastAsia"/>
                <w:sz w:val="18"/>
                <w:szCs w:val="18"/>
                <w:lang w:val="zh-CN"/>
              </w:rPr>
              <w:t>subjectCreditAssignCancel</w:t>
            </w:r>
          </w:p>
        </w:tc>
        <w:tc>
          <w:tcPr>
            <w:tcW w:w="87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126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609"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1269" w:type="dxa"/>
            <w:vMerge/>
            <w:vAlign w:val="center"/>
          </w:tcPr>
          <w:p w:rsidR="004A5541" w:rsidRDefault="004A5541">
            <w:pPr>
              <w:rPr>
                <w:rFonts w:asciiTheme="minorEastAsia" w:eastAsiaTheme="minorEastAsia" w:hAnsiTheme="minorEastAsia"/>
                <w:sz w:val="18"/>
                <w:szCs w:val="18"/>
              </w:rPr>
            </w:pPr>
          </w:p>
        </w:tc>
        <w:tc>
          <w:tcPr>
            <w:tcW w:w="124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93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01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tcPr>
          <w:p w:rsidR="004A5541" w:rsidRDefault="004A5541">
            <w:pPr>
              <w:rPr>
                <w:rFonts w:asciiTheme="minorEastAsia" w:eastAsiaTheme="minorEastAsia" w:hAnsiTheme="minorEastAsia"/>
                <w:sz w:val="18"/>
                <w:szCs w:val="18"/>
              </w:rPr>
            </w:pPr>
          </w:p>
        </w:tc>
        <w:tc>
          <w:tcPr>
            <w:tcW w:w="87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1269" w:type="dxa"/>
            <w:vMerge/>
            <w:vAlign w:val="center"/>
          </w:tcPr>
          <w:p w:rsidR="004A5541" w:rsidRDefault="004A5541">
            <w:pPr>
              <w:rPr>
                <w:rFonts w:asciiTheme="minorEastAsia" w:eastAsiaTheme="minorEastAsia" w:hAnsiTheme="minorEastAsia"/>
                <w:sz w:val="18"/>
                <w:szCs w:val="18"/>
              </w:rPr>
            </w:pPr>
          </w:p>
        </w:tc>
        <w:tc>
          <w:tcPr>
            <w:tcW w:w="1246"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bizOrderNo</w:t>
            </w:r>
          </w:p>
        </w:tc>
        <w:tc>
          <w:tcPr>
            <w:tcW w:w="2931"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P2P系统订单号(原托管代收订单)</w:t>
            </w:r>
          </w:p>
        </w:tc>
        <w:tc>
          <w:tcPr>
            <w:tcW w:w="101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tcPr>
          <w:p w:rsidR="004A5541" w:rsidRDefault="004A5541">
            <w:pPr>
              <w:rPr>
                <w:rFonts w:asciiTheme="minorEastAsia" w:eastAsiaTheme="minorEastAsia" w:hAnsiTheme="minorEastAsia"/>
                <w:sz w:val="18"/>
                <w:szCs w:val="18"/>
              </w:rPr>
            </w:pPr>
          </w:p>
        </w:tc>
        <w:tc>
          <w:tcPr>
            <w:tcW w:w="87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251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93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债</w:t>
            </w:r>
            <w:proofErr w:type="gramStart"/>
            <w:r>
              <w:rPr>
                <w:rFonts w:asciiTheme="minorEastAsia" w:eastAsiaTheme="minorEastAsia" w:hAnsiTheme="minorEastAsia" w:hint="eastAsia"/>
                <w:sz w:val="18"/>
                <w:szCs w:val="18"/>
              </w:rPr>
              <w:t>转申请</w:t>
            </w:r>
            <w:proofErr w:type="gramEnd"/>
            <w:r>
              <w:rPr>
                <w:rFonts w:asciiTheme="minorEastAsia" w:eastAsiaTheme="minorEastAsia" w:hAnsiTheme="minorEastAsia" w:hint="eastAsia"/>
                <w:sz w:val="18"/>
                <w:szCs w:val="18"/>
              </w:rPr>
              <w:t>取消是否成功</w:t>
            </w:r>
          </w:p>
        </w:tc>
        <w:tc>
          <w:tcPr>
            <w:tcW w:w="10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53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87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251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93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0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7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578" w:type="dxa"/>
            <w:vMerge/>
            <w:vAlign w:val="center"/>
          </w:tcPr>
          <w:p w:rsidR="004A5541" w:rsidRDefault="004A5541">
            <w:pPr>
              <w:rPr>
                <w:rFonts w:asciiTheme="minorEastAsia" w:eastAsiaTheme="minorEastAsia" w:hAnsiTheme="minorEastAsia"/>
                <w:sz w:val="18"/>
                <w:szCs w:val="18"/>
              </w:rPr>
            </w:pPr>
          </w:p>
        </w:tc>
        <w:tc>
          <w:tcPr>
            <w:tcW w:w="2515"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931"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01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53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7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 w:rsidR="004A5541" w:rsidRDefault="00DE4E0F">
      <w:pPr>
        <w:pStyle w:val="4"/>
      </w:pPr>
      <w:r>
        <w:rPr>
          <w:rFonts w:hint="eastAsia"/>
        </w:rPr>
        <w:t>WEB</w:t>
      </w:r>
      <w:r>
        <w:rPr>
          <w:rFonts w:hint="eastAsia"/>
        </w:rPr>
        <w:t>示例</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noProof/>
        </w:rPr>
        <w:drawing>
          <wp:inline distT="0" distB="0" distL="114300" distR="114300">
            <wp:extent cx="6477635" cy="4864735"/>
            <wp:effectExtent l="0" t="0" r="1841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9" cstate="print"/>
                    <a:stretch>
                      <a:fillRect/>
                    </a:stretch>
                  </pic:blipFill>
                  <pic:spPr>
                    <a:xfrm>
                      <a:off x="0" y="0"/>
                      <a:ext cx="6477635" cy="4864735"/>
                    </a:xfrm>
                    <a:prstGeom prst="rect">
                      <a:avLst/>
                    </a:prstGeom>
                    <a:noFill/>
                    <a:ln w="9525">
                      <a:noFill/>
                    </a:ln>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rPr>
        <w:t>移动：</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2422525" cy="4019550"/>
            <wp:effectExtent l="0" t="0" r="158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0" cstate="print"/>
                    <a:stretch>
                      <a:fillRect/>
                    </a:stretch>
                  </pic:blipFill>
                  <pic:spPr>
                    <a:xfrm>
                      <a:off x="0" y="0"/>
                      <a:ext cx="2456113" cy="4075193"/>
                    </a:xfrm>
                    <a:prstGeom prst="rect">
                      <a:avLst/>
                    </a:prstGeom>
                  </pic:spPr>
                </pic:pic>
              </a:graphicData>
            </a:graphic>
          </wp:inline>
        </w:drawing>
      </w:r>
    </w:p>
    <w:p w:rsidR="004A5541" w:rsidRDefault="004A5541"/>
    <w:p w:rsidR="004A5541" w:rsidRDefault="00DE4E0F">
      <w:pPr>
        <w:pStyle w:val="3"/>
        <w:numPr>
          <w:ilvl w:val="2"/>
          <w:numId w:val="1"/>
        </w:numPr>
        <w:rPr>
          <w:rFonts w:asciiTheme="minorEastAsia" w:eastAsiaTheme="minorEastAsia" w:hAnsiTheme="minorEastAsia"/>
        </w:rPr>
      </w:pPr>
      <w:bookmarkStart w:id="203" w:name="_Toc16653"/>
      <w:r>
        <w:rPr>
          <w:rFonts w:asciiTheme="minorEastAsia" w:eastAsiaTheme="minorEastAsia" w:hAnsiTheme="minorEastAsia" w:hint="eastAsia"/>
        </w:rPr>
        <w:t>受让人发起债权投资【银行H5交互】</w:t>
      </w:r>
      <w:bookmarkEnd w:id="203"/>
    </w:p>
    <w:p w:rsidR="004A5541" w:rsidRDefault="00DE4E0F">
      <w:pPr>
        <w:numPr>
          <w:ilvl w:val="0"/>
          <w:numId w:val="52"/>
        </w:numPr>
      </w:pPr>
      <w:r>
        <w:rPr>
          <w:rFonts w:asciiTheme="minorEastAsia" w:eastAsiaTheme="minorEastAsia" w:hAnsiTheme="minorEastAsia" w:hint="eastAsia"/>
        </w:rPr>
        <w:t>仅支持个人用户。</w:t>
      </w:r>
    </w:p>
    <w:p w:rsidR="004A5541" w:rsidRDefault="00DE4E0F">
      <w:pPr>
        <w:numPr>
          <w:ilvl w:val="0"/>
          <w:numId w:val="52"/>
        </w:numPr>
      </w:pPr>
      <w:r>
        <w:rPr>
          <w:rFonts w:hint="eastAsia"/>
        </w:rPr>
        <w:t>以前台网页形式调用。</w:t>
      </w:r>
    </w:p>
    <w:p w:rsidR="004A5541" w:rsidRDefault="00DE4E0F">
      <w:pPr>
        <w:numPr>
          <w:ilvl w:val="0"/>
          <w:numId w:val="52"/>
        </w:numPr>
      </w:pPr>
      <w:r>
        <w:rPr>
          <w:rFonts w:hint="eastAsia"/>
        </w:rPr>
        <w:t>测试环境地址：</w:t>
      </w:r>
      <w:r>
        <w:rPr>
          <w:rFonts w:hint="eastAsia"/>
        </w:rPr>
        <w:t>http://122.227.225.142:23661/service/soa</w:t>
      </w:r>
    </w:p>
    <w:p w:rsidR="004A5541" w:rsidRDefault="00DE4E0F">
      <w:pPr>
        <w:numPr>
          <w:ilvl w:val="0"/>
          <w:numId w:val="52"/>
        </w:numPr>
      </w:pPr>
      <w:r>
        <w:rPr>
          <w:rFonts w:hint="eastAsia"/>
        </w:rPr>
        <w:t>生产环境地址：</w:t>
      </w:r>
      <w:r>
        <w:rPr>
          <w:rFonts w:hint="eastAsia"/>
        </w:rPr>
        <w:t>https://yun.allinpay.com/service/soa</w:t>
      </w:r>
    </w:p>
    <w:p w:rsidR="004A5541" w:rsidRDefault="00DE4E0F">
      <w:pPr>
        <w:pStyle w:val="4"/>
      </w:pPr>
      <w:r>
        <w:rPr>
          <w:rFonts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03"/>
        <w:gridCol w:w="707"/>
        <w:gridCol w:w="1897"/>
        <w:gridCol w:w="2871"/>
        <w:gridCol w:w="1221"/>
        <w:gridCol w:w="2454"/>
        <w:gridCol w:w="703"/>
      </w:tblGrid>
      <w:tr w:rsidR="004A5541">
        <w:tc>
          <w:tcPr>
            <w:tcW w:w="3207" w:type="dxa"/>
            <w:gridSpan w:val="3"/>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2871"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221"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5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703"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3207" w:type="dxa"/>
            <w:gridSpan w:val="3"/>
          </w:tcPr>
          <w:p w:rsidR="004A5541" w:rsidRDefault="00DE4E0F">
            <w:pPr>
              <w:rPr>
                <w:rFonts w:ascii="宋体" w:hAnsi="宋体" w:cs="宋体"/>
                <w:sz w:val="18"/>
                <w:szCs w:val="18"/>
              </w:rPr>
            </w:pPr>
            <w:r>
              <w:rPr>
                <w:rFonts w:ascii="宋体" w:hAnsi="宋体" w:cs="宋体" w:hint="eastAsia"/>
                <w:sz w:val="18"/>
                <w:szCs w:val="18"/>
              </w:rPr>
              <w:t>sysid</w:t>
            </w:r>
          </w:p>
        </w:tc>
        <w:tc>
          <w:tcPr>
            <w:tcW w:w="2871" w:type="dxa"/>
          </w:tcPr>
          <w:p w:rsidR="004A5541" w:rsidRDefault="00DE4E0F">
            <w:pPr>
              <w:rPr>
                <w:rFonts w:ascii="宋体" w:hAnsi="宋体" w:cs="宋体"/>
                <w:sz w:val="18"/>
                <w:szCs w:val="18"/>
              </w:rPr>
            </w:pPr>
            <w:r>
              <w:rPr>
                <w:rFonts w:ascii="宋体" w:hAnsi="宋体" w:cs="宋体" w:hint="eastAsia"/>
                <w:sz w:val="18"/>
                <w:szCs w:val="18"/>
              </w:rPr>
              <w:t>分配的系统编号</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3207" w:type="dxa"/>
            <w:gridSpan w:val="3"/>
          </w:tcPr>
          <w:p w:rsidR="004A5541" w:rsidRDefault="00DE4E0F">
            <w:pPr>
              <w:rPr>
                <w:rFonts w:ascii="宋体" w:hAnsi="宋体" w:cs="宋体"/>
                <w:sz w:val="18"/>
                <w:szCs w:val="18"/>
              </w:rPr>
            </w:pPr>
            <w:r>
              <w:rPr>
                <w:rFonts w:ascii="宋体" w:hAnsi="宋体" w:cs="宋体" w:hint="eastAsia"/>
                <w:sz w:val="18"/>
                <w:szCs w:val="18"/>
              </w:rPr>
              <w:t>sign</w:t>
            </w:r>
          </w:p>
        </w:tc>
        <w:tc>
          <w:tcPr>
            <w:tcW w:w="2871"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签名</w:t>
            </w:r>
          </w:p>
        </w:tc>
        <w:tc>
          <w:tcPr>
            <w:tcW w:w="1221"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454" w:type="dxa"/>
          </w:tcPr>
          <w:p w:rsidR="004A5541" w:rsidRDefault="004A5541">
            <w:pPr>
              <w:rPr>
                <w:rStyle w:val="apple-style-span"/>
                <w:rFonts w:ascii="宋体" w:hAnsi="宋体" w:cs="宋体"/>
                <w:color w:val="000000"/>
                <w:sz w:val="18"/>
                <w:szCs w:val="18"/>
              </w:rPr>
            </w:pPr>
          </w:p>
        </w:tc>
        <w:tc>
          <w:tcPr>
            <w:tcW w:w="703"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3207" w:type="dxa"/>
            <w:gridSpan w:val="3"/>
          </w:tcPr>
          <w:p w:rsidR="004A5541" w:rsidRDefault="00DE4E0F">
            <w:pPr>
              <w:rPr>
                <w:rFonts w:ascii="宋体" w:hAnsi="宋体" w:cs="宋体"/>
                <w:sz w:val="18"/>
                <w:szCs w:val="18"/>
              </w:rPr>
            </w:pPr>
            <w:r>
              <w:rPr>
                <w:rFonts w:ascii="宋体" w:hAnsi="宋体" w:cs="宋体" w:hint="eastAsia"/>
                <w:sz w:val="18"/>
                <w:szCs w:val="18"/>
              </w:rPr>
              <w:t>timestamp</w:t>
            </w:r>
          </w:p>
        </w:tc>
        <w:tc>
          <w:tcPr>
            <w:tcW w:w="2871"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请求时间戳</w:t>
            </w:r>
          </w:p>
        </w:tc>
        <w:tc>
          <w:tcPr>
            <w:tcW w:w="1221"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454" w:type="dxa"/>
          </w:tcPr>
          <w:p w:rsidR="004A5541" w:rsidRDefault="00DE4E0F">
            <w:pPr>
              <w:rPr>
                <w:rStyle w:val="apple-style-span"/>
                <w:rFonts w:ascii="宋体" w:hAnsi="宋体" w:cs="宋体"/>
                <w:color w:val="000000"/>
                <w:sz w:val="18"/>
                <w:szCs w:val="18"/>
              </w:rPr>
            </w:pPr>
            <w:r>
              <w:rPr>
                <w:rStyle w:val="apple-style-span"/>
                <w:rFonts w:ascii="宋体" w:hAnsi="宋体" w:cs="宋体" w:hint="eastAsia"/>
                <w:color w:val="000000"/>
                <w:sz w:val="18"/>
                <w:szCs w:val="18"/>
              </w:rPr>
              <w:t>格式：yyyy-MM-dd HH:mm:ss</w:t>
            </w:r>
          </w:p>
        </w:tc>
        <w:tc>
          <w:tcPr>
            <w:tcW w:w="703"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3207" w:type="dxa"/>
            <w:gridSpan w:val="3"/>
          </w:tcPr>
          <w:p w:rsidR="004A5541" w:rsidRDefault="00DE4E0F">
            <w:pPr>
              <w:rPr>
                <w:rFonts w:ascii="宋体" w:hAnsi="宋体" w:cs="宋体"/>
                <w:sz w:val="18"/>
                <w:szCs w:val="18"/>
              </w:rPr>
            </w:pPr>
            <w:r>
              <w:rPr>
                <w:rFonts w:ascii="宋体" w:hAnsi="宋体" w:cs="宋体" w:hint="eastAsia"/>
                <w:sz w:val="18"/>
                <w:szCs w:val="18"/>
              </w:rPr>
              <w:t>v</w:t>
            </w:r>
          </w:p>
        </w:tc>
        <w:tc>
          <w:tcPr>
            <w:tcW w:w="2871" w:type="dxa"/>
          </w:tcPr>
          <w:p w:rsidR="004A5541" w:rsidRDefault="00DE4E0F">
            <w:pPr>
              <w:rPr>
                <w:rFonts w:ascii="宋体" w:hAnsi="宋体" w:cs="宋体"/>
                <w:sz w:val="18"/>
                <w:szCs w:val="18"/>
              </w:rPr>
            </w:pPr>
            <w:r>
              <w:rPr>
                <w:rFonts w:ascii="宋体" w:hAnsi="宋体" w:cs="宋体" w:hint="eastAsia"/>
                <w:sz w:val="18"/>
                <w:szCs w:val="18"/>
              </w:rPr>
              <w:t>接口版本(现为1.0)</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DE4E0F">
            <w:pPr>
              <w:rPr>
                <w:rFonts w:ascii="宋体" w:hAnsi="宋体" w:cs="宋体"/>
                <w:sz w:val="18"/>
                <w:szCs w:val="18"/>
              </w:rPr>
            </w:pPr>
            <w:r>
              <w:rPr>
                <w:rFonts w:ascii="宋体" w:hAnsi="宋体" w:cs="宋体" w:hint="eastAsia"/>
                <w:sz w:val="18"/>
                <w:szCs w:val="18"/>
              </w:rPr>
              <w:t>1.0</w:t>
            </w: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val="restart"/>
            <w:vAlign w:val="center"/>
          </w:tcPr>
          <w:p w:rsidR="004A5541" w:rsidRDefault="00DE4E0F">
            <w:pPr>
              <w:rPr>
                <w:rFonts w:ascii="宋体" w:hAnsi="宋体" w:cs="宋体"/>
                <w:sz w:val="18"/>
                <w:szCs w:val="18"/>
              </w:rPr>
            </w:pPr>
            <w:r>
              <w:rPr>
                <w:rFonts w:ascii="宋体" w:hAnsi="宋体" w:cs="宋体" w:hint="eastAsia"/>
                <w:sz w:val="18"/>
                <w:szCs w:val="18"/>
              </w:rPr>
              <w:t>req</w:t>
            </w:r>
          </w:p>
        </w:tc>
        <w:tc>
          <w:tcPr>
            <w:tcW w:w="9853" w:type="dxa"/>
            <w:gridSpan w:val="6"/>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服务请求的JSON对象，参与签名，非必填参数在报文可出现，也可不出现</w:t>
            </w:r>
          </w:p>
        </w:tc>
      </w:tr>
      <w:tr w:rsidR="004A5541">
        <w:tc>
          <w:tcPr>
            <w:tcW w:w="603" w:type="dxa"/>
            <w:vMerge/>
          </w:tcPr>
          <w:p w:rsidR="004A5541" w:rsidRDefault="004A5541">
            <w:pPr>
              <w:rPr>
                <w:rFonts w:ascii="宋体" w:hAnsi="宋体" w:cs="宋体"/>
                <w:sz w:val="18"/>
                <w:szCs w:val="18"/>
              </w:rPr>
            </w:pPr>
          </w:p>
        </w:tc>
        <w:tc>
          <w:tcPr>
            <w:tcW w:w="2604" w:type="dxa"/>
            <w:gridSpan w:val="2"/>
          </w:tcPr>
          <w:p w:rsidR="004A5541" w:rsidRDefault="00DE4E0F">
            <w:pPr>
              <w:rPr>
                <w:rFonts w:ascii="宋体" w:hAnsi="宋体" w:cs="宋体"/>
                <w:sz w:val="18"/>
                <w:szCs w:val="18"/>
              </w:rPr>
            </w:pPr>
            <w:r>
              <w:rPr>
                <w:rFonts w:ascii="宋体" w:hAnsi="宋体" w:cs="宋体" w:hint="eastAsia"/>
                <w:sz w:val="18"/>
                <w:szCs w:val="18"/>
              </w:rPr>
              <w:t>service</w:t>
            </w:r>
          </w:p>
        </w:tc>
        <w:tc>
          <w:tcPr>
            <w:tcW w:w="2871" w:type="dxa"/>
          </w:tcPr>
          <w:p w:rsidR="004A5541" w:rsidRDefault="00DE4E0F">
            <w:pPr>
              <w:rPr>
                <w:rFonts w:ascii="宋体" w:hAnsi="宋体" w:cs="宋体"/>
                <w:sz w:val="18"/>
                <w:szCs w:val="18"/>
              </w:rPr>
            </w:pPr>
            <w:r>
              <w:rPr>
                <w:rFonts w:ascii="宋体" w:hAnsi="宋体" w:cs="宋体" w:hint="eastAsia"/>
                <w:sz w:val="18"/>
                <w:szCs w:val="18"/>
              </w:rPr>
              <w:t>服务对象</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DE4E0F">
            <w:pPr>
              <w:rPr>
                <w:rFonts w:ascii="宋体" w:hAnsi="宋体" w:cs="宋体"/>
                <w:sz w:val="18"/>
                <w:szCs w:val="18"/>
              </w:rPr>
            </w:pPr>
            <w:r>
              <w:rPr>
                <w:rFonts w:ascii="宋体" w:hAnsi="宋体" w:cs="宋体" w:hint="eastAsia"/>
                <w:sz w:val="18"/>
                <w:szCs w:val="18"/>
              </w:rPr>
              <w:t>OrderService</w:t>
            </w: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2604" w:type="dxa"/>
            <w:gridSpan w:val="2"/>
          </w:tcPr>
          <w:p w:rsidR="004A5541" w:rsidRDefault="00DE4E0F">
            <w:pPr>
              <w:rPr>
                <w:rFonts w:ascii="宋体" w:hAnsi="宋体" w:cs="宋体"/>
                <w:sz w:val="18"/>
                <w:szCs w:val="18"/>
              </w:rPr>
            </w:pPr>
            <w:r>
              <w:rPr>
                <w:rFonts w:ascii="宋体" w:hAnsi="宋体" w:cs="宋体" w:hint="eastAsia"/>
                <w:sz w:val="18"/>
                <w:szCs w:val="18"/>
              </w:rPr>
              <w:t>method</w:t>
            </w:r>
          </w:p>
        </w:tc>
        <w:tc>
          <w:tcPr>
            <w:tcW w:w="2871" w:type="dxa"/>
          </w:tcPr>
          <w:p w:rsidR="004A5541" w:rsidRDefault="00DE4E0F">
            <w:pPr>
              <w:rPr>
                <w:rFonts w:ascii="宋体" w:hAnsi="宋体" w:cs="宋体"/>
                <w:sz w:val="18"/>
                <w:szCs w:val="18"/>
              </w:rPr>
            </w:pPr>
            <w:r>
              <w:rPr>
                <w:rFonts w:ascii="宋体" w:hAnsi="宋体" w:cs="宋体" w:hint="eastAsia"/>
                <w:sz w:val="18"/>
                <w:szCs w:val="18"/>
              </w:rPr>
              <w:t>调用方法</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DE4E0F">
            <w:pPr>
              <w:rPr>
                <w:rFonts w:ascii="宋体" w:hAnsi="宋体" w:cs="宋体"/>
                <w:sz w:val="18"/>
                <w:szCs w:val="18"/>
              </w:rPr>
            </w:pPr>
            <w:r>
              <w:rPr>
                <w:rFonts w:ascii="宋体" w:hAnsi="宋体" w:cs="宋体" w:hint="eastAsia"/>
                <w:sz w:val="18"/>
                <w:szCs w:val="18"/>
                <w:lang w:val="zh-CN"/>
              </w:rPr>
              <w:t>subjectCreditInvest</w:t>
            </w: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param</w:t>
            </w:r>
          </w:p>
        </w:tc>
        <w:tc>
          <w:tcPr>
            <w:tcW w:w="9146" w:type="dxa"/>
            <w:gridSpan w:val="5"/>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请求参数，嵌套的JSON对象，key为参数名称，value为参数值</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2871" w:type="dxa"/>
          </w:tcPr>
          <w:p w:rsidR="004A5541" w:rsidRDefault="00DE4E0F">
            <w:pPr>
              <w:rPr>
                <w:rFonts w:ascii="宋体" w:hAnsi="宋体" w:cs="宋体"/>
                <w:sz w:val="18"/>
                <w:szCs w:val="18"/>
              </w:rPr>
            </w:pPr>
            <w:r>
              <w:rPr>
                <w:rFonts w:ascii="宋体" w:hAnsi="宋体" w:cs="宋体" w:hint="eastAsia"/>
                <w:sz w:val="18"/>
                <w:szCs w:val="18"/>
              </w:rPr>
              <w:t>P2P系统受让用户唯一</w:t>
            </w:r>
            <w:proofErr w:type="gramStart"/>
            <w:r>
              <w:rPr>
                <w:rFonts w:ascii="宋体" w:hAnsi="宋体" w:cs="宋体" w:hint="eastAsia"/>
                <w:sz w:val="18"/>
                <w:szCs w:val="18"/>
              </w:rPr>
              <w:t>编号编号</w:t>
            </w:r>
            <w:proofErr w:type="gramEnd"/>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bizOrderNo</w:t>
            </w:r>
          </w:p>
        </w:tc>
        <w:tc>
          <w:tcPr>
            <w:tcW w:w="2871" w:type="dxa"/>
          </w:tcPr>
          <w:p w:rsidR="004A5541" w:rsidRDefault="00DE4E0F">
            <w:pPr>
              <w:rPr>
                <w:rFonts w:ascii="宋体" w:hAnsi="宋体" w:cs="宋体"/>
                <w:sz w:val="18"/>
                <w:szCs w:val="18"/>
              </w:rPr>
            </w:pPr>
            <w:r>
              <w:rPr>
                <w:rFonts w:ascii="宋体" w:hAnsi="宋体" w:cs="宋体" w:hint="eastAsia"/>
                <w:sz w:val="18"/>
                <w:szCs w:val="18"/>
              </w:rPr>
              <w:t>P2P系统订单号</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DE4E0F">
            <w:pPr>
              <w:pStyle w:val="HTML"/>
              <w:widowControl/>
              <w:shd w:val="clear" w:color="auto" w:fill="2B2B2B"/>
              <w:rPr>
                <w:rFonts w:cs="宋体" w:hint="default"/>
                <w:color w:val="A9B7C6"/>
                <w:sz w:val="18"/>
                <w:szCs w:val="18"/>
              </w:rPr>
            </w:pPr>
            <w:r>
              <w:rPr>
                <w:rFonts w:cs="宋体"/>
                <w:color w:val="A9B7C6"/>
                <w:sz w:val="18"/>
                <w:szCs w:val="18"/>
                <w:shd w:val="clear" w:color="auto" w:fill="40332B"/>
              </w:rPr>
              <w:t>bizGoodsNo</w:t>
            </w:r>
          </w:p>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goodsType</w:t>
            </w:r>
          </w:p>
        </w:tc>
        <w:tc>
          <w:tcPr>
            <w:tcW w:w="2871" w:type="dxa"/>
          </w:tcPr>
          <w:p w:rsidR="004A5541" w:rsidRDefault="00DE4E0F">
            <w:pPr>
              <w:rPr>
                <w:rFonts w:ascii="宋体" w:hAnsi="宋体" w:cs="宋体"/>
                <w:sz w:val="18"/>
                <w:szCs w:val="18"/>
              </w:rPr>
            </w:pPr>
            <w:r>
              <w:rPr>
                <w:rFonts w:ascii="宋体" w:hAnsi="宋体" w:cs="宋体" w:hint="eastAsia"/>
                <w:sz w:val="18"/>
                <w:szCs w:val="18"/>
              </w:rPr>
              <w:t>商品类型</w:t>
            </w:r>
          </w:p>
        </w:tc>
        <w:tc>
          <w:tcPr>
            <w:tcW w:w="1221" w:type="dxa"/>
          </w:tcPr>
          <w:p w:rsidR="004A5541" w:rsidRDefault="00DE4E0F">
            <w:pPr>
              <w:rPr>
                <w:rFonts w:ascii="宋体" w:hAnsi="宋体" w:cs="宋体"/>
                <w:sz w:val="18"/>
                <w:szCs w:val="18"/>
              </w:rPr>
            </w:pPr>
            <w:r>
              <w:rPr>
                <w:rFonts w:ascii="宋体" w:hAnsi="宋体" w:cs="宋体" w:hint="eastAsia"/>
                <w:sz w:val="18"/>
                <w:szCs w:val="18"/>
              </w:rPr>
              <w:t>Long</w:t>
            </w:r>
          </w:p>
        </w:tc>
        <w:tc>
          <w:tcPr>
            <w:tcW w:w="2454" w:type="dxa"/>
          </w:tcPr>
          <w:p w:rsidR="004A5541" w:rsidRDefault="00F26409">
            <w:pPr>
              <w:rPr>
                <w:rFonts w:ascii="宋体" w:hAnsi="宋体" w:cs="宋体"/>
                <w:sz w:val="18"/>
                <w:szCs w:val="18"/>
              </w:rPr>
            </w:pPr>
            <w:hyperlink w:anchor="_商品类型" w:history="1">
              <w:r w:rsidR="00DE4E0F">
                <w:rPr>
                  <w:rStyle w:val="ac"/>
                  <w:rFonts w:hint="default"/>
                  <w:sz w:val="18"/>
                  <w:szCs w:val="18"/>
                </w:rPr>
                <w:t>详细</w:t>
              </w:r>
            </w:hyperlink>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goodsNo</w:t>
            </w:r>
          </w:p>
        </w:tc>
        <w:tc>
          <w:tcPr>
            <w:tcW w:w="2871" w:type="dxa"/>
          </w:tcPr>
          <w:p w:rsidR="004A5541" w:rsidRDefault="00DE4E0F">
            <w:pPr>
              <w:rPr>
                <w:rFonts w:ascii="宋体" w:hAnsi="宋体" w:cs="宋体"/>
                <w:sz w:val="18"/>
                <w:szCs w:val="18"/>
              </w:rPr>
            </w:pPr>
            <w:r>
              <w:rPr>
                <w:rFonts w:ascii="宋体" w:hAnsi="宋体" w:cs="宋体" w:hint="eastAsia"/>
                <w:sz w:val="18"/>
                <w:szCs w:val="18"/>
              </w:rPr>
              <w:t>P2P系统标的编号</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sourceAccountSetNo</w:t>
            </w:r>
          </w:p>
        </w:tc>
        <w:tc>
          <w:tcPr>
            <w:tcW w:w="2871" w:type="dxa"/>
          </w:tcPr>
          <w:p w:rsidR="004A5541" w:rsidRDefault="00DE4E0F">
            <w:pPr>
              <w:rPr>
                <w:rFonts w:ascii="宋体" w:hAnsi="宋体" w:cs="宋体"/>
                <w:sz w:val="18"/>
                <w:szCs w:val="18"/>
              </w:rPr>
            </w:pPr>
            <w:r>
              <w:rPr>
                <w:rFonts w:ascii="宋体" w:hAnsi="宋体" w:cs="宋体" w:hint="eastAsia"/>
                <w:sz w:val="18"/>
                <w:szCs w:val="18"/>
              </w:rPr>
              <w:t>源账户集编号</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存管系统分配的账户集编号</w:t>
            </w: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bizOriUserId</w:t>
            </w:r>
          </w:p>
        </w:tc>
        <w:tc>
          <w:tcPr>
            <w:tcW w:w="2871" w:type="dxa"/>
          </w:tcPr>
          <w:p w:rsidR="004A5541" w:rsidRDefault="00DE4E0F">
            <w:pPr>
              <w:rPr>
                <w:rFonts w:ascii="宋体" w:hAnsi="宋体" w:cs="宋体"/>
                <w:sz w:val="18"/>
                <w:szCs w:val="18"/>
              </w:rPr>
            </w:pPr>
            <w:r>
              <w:rPr>
                <w:rFonts w:ascii="宋体" w:hAnsi="宋体" w:cs="宋体" w:hint="eastAsia"/>
                <w:sz w:val="18"/>
                <w:szCs w:val="18"/>
              </w:rPr>
              <w:t>P2P系统转让用户唯一</w:t>
            </w:r>
            <w:proofErr w:type="gramStart"/>
            <w:r>
              <w:rPr>
                <w:rFonts w:ascii="宋体" w:hAnsi="宋体" w:cs="宋体" w:hint="eastAsia"/>
                <w:sz w:val="18"/>
                <w:szCs w:val="18"/>
              </w:rPr>
              <w:t>编号编号</w:t>
            </w:r>
            <w:proofErr w:type="gramEnd"/>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targetAccountSetNo</w:t>
            </w:r>
          </w:p>
        </w:tc>
        <w:tc>
          <w:tcPr>
            <w:tcW w:w="2871" w:type="dxa"/>
          </w:tcPr>
          <w:p w:rsidR="004A5541" w:rsidRDefault="00DE4E0F">
            <w:pPr>
              <w:rPr>
                <w:rFonts w:ascii="宋体" w:hAnsi="宋体" w:cs="宋体"/>
                <w:sz w:val="18"/>
                <w:szCs w:val="18"/>
              </w:rPr>
            </w:pPr>
            <w:r>
              <w:rPr>
                <w:rFonts w:ascii="宋体" w:hAnsi="宋体" w:cs="宋体" w:hint="eastAsia"/>
                <w:sz w:val="18"/>
                <w:szCs w:val="18"/>
              </w:rPr>
              <w:t>目标账户集编号</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存管系统分配的账户集编号</w:t>
            </w: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bizOriOrderNo</w:t>
            </w:r>
          </w:p>
        </w:tc>
        <w:tc>
          <w:tcPr>
            <w:tcW w:w="2871" w:type="dxa"/>
          </w:tcPr>
          <w:p w:rsidR="004A5541" w:rsidRDefault="00DE4E0F">
            <w:pPr>
              <w:rPr>
                <w:rFonts w:ascii="宋体" w:hAnsi="宋体" w:cs="宋体"/>
                <w:sz w:val="18"/>
                <w:szCs w:val="18"/>
              </w:rPr>
            </w:pPr>
            <w:r>
              <w:rPr>
                <w:rFonts w:ascii="宋体" w:hAnsi="宋体" w:cs="宋体" w:hint="eastAsia"/>
                <w:sz w:val="18"/>
                <w:szCs w:val="18"/>
              </w:rPr>
              <w:t>P2P系统订单号(原托管代收订单)</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amount</w:t>
            </w:r>
          </w:p>
        </w:tc>
        <w:tc>
          <w:tcPr>
            <w:tcW w:w="2871" w:type="dxa"/>
          </w:tcPr>
          <w:p w:rsidR="004A5541" w:rsidRDefault="00DE4E0F">
            <w:pPr>
              <w:rPr>
                <w:rFonts w:ascii="宋体" w:hAnsi="宋体" w:cs="宋体"/>
                <w:sz w:val="18"/>
                <w:szCs w:val="18"/>
              </w:rPr>
            </w:pPr>
            <w:r>
              <w:rPr>
                <w:rFonts w:ascii="宋体" w:hAnsi="宋体" w:cs="宋体" w:hint="eastAsia"/>
                <w:sz w:val="18"/>
                <w:szCs w:val="18"/>
              </w:rPr>
              <w:t>转让金额</w:t>
            </w:r>
          </w:p>
        </w:tc>
        <w:tc>
          <w:tcPr>
            <w:tcW w:w="1221" w:type="dxa"/>
          </w:tcPr>
          <w:p w:rsidR="004A5541" w:rsidRDefault="00DE4E0F">
            <w:pPr>
              <w:rPr>
                <w:rFonts w:ascii="宋体" w:hAnsi="宋体" w:cs="宋体"/>
                <w:sz w:val="18"/>
                <w:szCs w:val="18"/>
              </w:rPr>
            </w:pPr>
            <w:r>
              <w:rPr>
                <w:rFonts w:ascii="宋体" w:hAnsi="宋体" w:cs="宋体" w:hint="eastAsia"/>
                <w:sz w:val="18"/>
                <w:szCs w:val="18"/>
              </w:rPr>
              <w:t>Long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fee</w:t>
            </w:r>
          </w:p>
        </w:tc>
        <w:tc>
          <w:tcPr>
            <w:tcW w:w="2871" w:type="dxa"/>
          </w:tcPr>
          <w:p w:rsidR="004A5541" w:rsidRDefault="00DE4E0F">
            <w:pPr>
              <w:rPr>
                <w:rFonts w:ascii="宋体" w:hAnsi="宋体" w:cs="宋体"/>
                <w:sz w:val="18"/>
                <w:szCs w:val="18"/>
              </w:rPr>
            </w:pPr>
            <w:r>
              <w:rPr>
                <w:rFonts w:ascii="宋体" w:hAnsi="宋体" w:cs="宋体" w:hint="eastAsia"/>
                <w:sz w:val="18"/>
                <w:szCs w:val="18"/>
              </w:rPr>
              <w:t>平台收取手续费</w:t>
            </w:r>
          </w:p>
        </w:tc>
        <w:tc>
          <w:tcPr>
            <w:tcW w:w="1221" w:type="dxa"/>
          </w:tcPr>
          <w:p w:rsidR="004A5541" w:rsidRDefault="00DE4E0F">
            <w:pPr>
              <w:rPr>
                <w:rFonts w:ascii="宋体" w:hAnsi="宋体" w:cs="宋体"/>
                <w:sz w:val="18"/>
                <w:szCs w:val="18"/>
              </w:rPr>
            </w:pPr>
            <w:r>
              <w:rPr>
                <w:rFonts w:ascii="宋体" w:hAnsi="宋体" w:cs="宋体" w:hint="eastAsia"/>
                <w:sz w:val="18"/>
                <w:szCs w:val="18"/>
              </w:rPr>
              <w:t>Long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jumpUrl</w:t>
            </w:r>
          </w:p>
        </w:tc>
        <w:tc>
          <w:tcPr>
            <w:tcW w:w="2871" w:type="dxa"/>
          </w:tcPr>
          <w:p w:rsidR="004A5541" w:rsidRDefault="00DE4E0F">
            <w:pPr>
              <w:rPr>
                <w:rFonts w:ascii="宋体" w:hAnsi="宋体" w:cs="宋体"/>
                <w:sz w:val="18"/>
                <w:szCs w:val="18"/>
              </w:rPr>
            </w:pPr>
            <w:r>
              <w:rPr>
                <w:rFonts w:ascii="宋体" w:hAnsi="宋体" w:cs="宋体" w:hint="eastAsia"/>
                <w:sz w:val="18"/>
                <w:szCs w:val="18"/>
              </w:rPr>
              <w:t>跳转返回的页面地址</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603" w:type="dxa"/>
            <w:vMerge/>
          </w:tcPr>
          <w:p w:rsidR="004A5541" w:rsidRDefault="004A5541">
            <w:pPr>
              <w:rPr>
                <w:rFonts w:ascii="宋体" w:hAnsi="宋体" w:cs="宋体"/>
                <w:sz w:val="18"/>
                <w:szCs w:val="18"/>
              </w:rPr>
            </w:pPr>
          </w:p>
        </w:tc>
        <w:tc>
          <w:tcPr>
            <w:tcW w:w="707" w:type="dxa"/>
            <w:vMerge/>
          </w:tcPr>
          <w:p w:rsidR="004A5541" w:rsidRDefault="004A5541">
            <w:pPr>
              <w:rPr>
                <w:rFonts w:ascii="宋体" w:hAnsi="宋体" w:cs="宋体"/>
                <w:sz w:val="18"/>
                <w:szCs w:val="18"/>
              </w:rPr>
            </w:pPr>
          </w:p>
        </w:tc>
        <w:tc>
          <w:tcPr>
            <w:tcW w:w="1897" w:type="dxa"/>
          </w:tcPr>
          <w:p w:rsidR="004A5541" w:rsidRDefault="00DE4E0F">
            <w:pPr>
              <w:rPr>
                <w:rFonts w:ascii="宋体" w:hAnsi="宋体" w:cs="宋体"/>
                <w:sz w:val="18"/>
                <w:szCs w:val="18"/>
              </w:rPr>
            </w:pPr>
            <w:r>
              <w:rPr>
                <w:rFonts w:ascii="宋体" w:hAnsi="宋体" w:cs="宋体" w:hint="eastAsia"/>
                <w:sz w:val="18"/>
                <w:szCs w:val="18"/>
              </w:rPr>
              <w:t>backUrl</w:t>
            </w:r>
          </w:p>
        </w:tc>
        <w:tc>
          <w:tcPr>
            <w:tcW w:w="2871" w:type="dxa"/>
          </w:tcPr>
          <w:p w:rsidR="004A5541" w:rsidRDefault="00DE4E0F">
            <w:pPr>
              <w:rPr>
                <w:rFonts w:ascii="宋体" w:hAnsi="宋体" w:cs="宋体"/>
                <w:sz w:val="18"/>
                <w:szCs w:val="18"/>
              </w:rPr>
            </w:pPr>
            <w:r>
              <w:rPr>
                <w:rFonts w:ascii="宋体" w:hAnsi="宋体" w:cs="宋体" w:hint="eastAsia"/>
                <w:sz w:val="18"/>
                <w:szCs w:val="18"/>
              </w:rPr>
              <w:t>后台通知地址</w:t>
            </w:r>
          </w:p>
        </w:tc>
        <w:tc>
          <w:tcPr>
            <w:tcW w:w="1221" w:type="dxa"/>
          </w:tcPr>
          <w:p w:rsidR="004A5541" w:rsidRDefault="00DE4E0F">
            <w:pPr>
              <w:rPr>
                <w:rFonts w:ascii="宋体" w:hAnsi="宋体" w:cs="宋体"/>
                <w:sz w:val="18"/>
                <w:szCs w:val="18"/>
              </w:rPr>
            </w:pPr>
            <w:r>
              <w:rPr>
                <w:rFonts w:ascii="宋体" w:hAnsi="宋体" w:cs="宋体" w:hint="eastAsia"/>
                <w:sz w:val="18"/>
                <w:szCs w:val="18"/>
              </w:rPr>
              <w:t>String</w:t>
            </w:r>
          </w:p>
        </w:tc>
        <w:tc>
          <w:tcPr>
            <w:tcW w:w="2454" w:type="dxa"/>
          </w:tcPr>
          <w:p w:rsidR="004A5541" w:rsidRDefault="004A5541">
            <w:pPr>
              <w:rPr>
                <w:rFonts w:ascii="宋体" w:hAnsi="宋体" w:cs="宋体"/>
                <w:sz w:val="18"/>
                <w:szCs w:val="18"/>
              </w:rPr>
            </w:pPr>
          </w:p>
        </w:tc>
        <w:tc>
          <w:tcPr>
            <w:tcW w:w="703" w:type="dxa"/>
          </w:tcPr>
          <w:p w:rsidR="004A5541" w:rsidRDefault="00DE4E0F">
            <w:pPr>
              <w:rPr>
                <w:rFonts w:ascii="宋体" w:hAnsi="宋体" w:cs="宋体"/>
                <w:sz w:val="18"/>
                <w:szCs w:val="18"/>
              </w:rPr>
            </w:pPr>
            <w:r>
              <w:rPr>
                <w:rFonts w:ascii="宋体" w:hAnsi="宋体" w:cs="宋体" w:hint="eastAsia"/>
                <w:sz w:val="18"/>
                <w:szCs w:val="18"/>
              </w:rPr>
              <w:t>是</w:t>
            </w:r>
          </w:p>
        </w:tc>
      </w:tr>
    </w:tbl>
    <w:p w:rsidR="004A5541" w:rsidRDefault="004A5541"/>
    <w:p w:rsidR="004A5541" w:rsidRDefault="00DE4E0F">
      <w:pPr>
        <w:pStyle w:val="4"/>
      </w:pPr>
      <w:r>
        <w:rPr>
          <w:rFonts w:hint="eastAsia"/>
        </w:rPr>
        <w:t>响应参数说明</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jumpUrl页面返回：</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490"/>
        <w:gridCol w:w="2904"/>
        <w:gridCol w:w="1134"/>
        <w:gridCol w:w="2410"/>
        <w:gridCol w:w="1134"/>
      </w:tblGrid>
      <w:tr w:rsidR="004A5541">
        <w:tc>
          <w:tcPr>
            <w:tcW w:w="2874" w:type="dxa"/>
            <w:gridSpan w:val="2"/>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290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41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2874" w:type="dxa"/>
            <w:gridSpan w:val="2"/>
          </w:tcPr>
          <w:p w:rsidR="004A5541" w:rsidRDefault="00DE4E0F">
            <w:pPr>
              <w:rPr>
                <w:rFonts w:ascii="宋体" w:hAnsi="宋体" w:cs="宋体"/>
                <w:sz w:val="18"/>
                <w:szCs w:val="18"/>
              </w:rPr>
            </w:pPr>
            <w:r>
              <w:rPr>
                <w:rFonts w:ascii="宋体" w:hAnsi="宋体" w:cs="宋体" w:hint="eastAsia"/>
                <w:sz w:val="18"/>
                <w:szCs w:val="18"/>
              </w:rPr>
              <w:t>status</w:t>
            </w:r>
          </w:p>
        </w:tc>
        <w:tc>
          <w:tcPr>
            <w:tcW w:w="2904" w:type="dxa"/>
          </w:tcPr>
          <w:p w:rsidR="004A5541" w:rsidRDefault="00DE4E0F">
            <w:pPr>
              <w:rPr>
                <w:rFonts w:ascii="宋体" w:hAnsi="宋体" w:cs="宋体"/>
                <w:sz w:val="18"/>
                <w:szCs w:val="18"/>
              </w:rPr>
            </w:pPr>
            <w:r>
              <w:rPr>
                <w:rFonts w:ascii="宋体" w:hAnsi="宋体" w:cs="宋体" w:hint="eastAsia"/>
                <w:sz w:val="18"/>
                <w:szCs w:val="18"/>
              </w:rPr>
              <w:t>服务调用是否成功</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DE4E0F">
            <w:pPr>
              <w:rPr>
                <w:rFonts w:ascii="宋体" w:hAnsi="宋体" w:cs="宋体"/>
                <w:sz w:val="18"/>
                <w:szCs w:val="18"/>
              </w:rPr>
            </w:pPr>
            <w:r>
              <w:rPr>
                <w:rFonts w:ascii="宋体" w:hAnsi="宋体" w:cs="宋体" w:hint="eastAsia"/>
                <w:sz w:val="18"/>
                <w:szCs w:val="18"/>
              </w:rPr>
              <w:t>OK成功；error失败</w:t>
            </w: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signedValue</w:t>
            </w:r>
          </w:p>
        </w:tc>
        <w:tc>
          <w:tcPr>
            <w:tcW w:w="9072" w:type="dxa"/>
            <w:gridSpan w:val="5"/>
          </w:tcPr>
          <w:p w:rsidR="004A5541" w:rsidRDefault="00DE4E0F">
            <w:pPr>
              <w:jc w:val="center"/>
              <w:rPr>
                <w:rFonts w:ascii="宋体" w:hAnsi="宋体" w:cs="宋体"/>
                <w:sz w:val="18"/>
                <w:szCs w:val="18"/>
              </w:rPr>
            </w:pPr>
            <w:r>
              <w:rPr>
                <w:rFonts w:ascii="宋体" w:hAnsi="宋体" w:cs="宋体" w:hint="eastAsia"/>
                <w:color w:val="7F7F7F" w:themeColor="text1" w:themeTint="80"/>
                <w:sz w:val="18"/>
                <w:szCs w:val="18"/>
              </w:rPr>
              <w:t>服务调用成功后的返回结果，是一个嵌套的String类型的JSON对象，仅当status=OK时有效。</w:t>
            </w:r>
          </w:p>
        </w:tc>
      </w:tr>
      <w:tr w:rsidR="004A5541">
        <w:tc>
          <w:tcPr>
            <w:tcW w:w="1384" w:type="dxa"/>
            <w:vMerge/>
          </w:tcPr>
          <w:p w:rsidR="004A5541" w:rsidRDefault="004A5541">
            <w:pPr>
              <w:rPr>
                <w:rFonts w:ascii="宋体" w:hAnsi="宋体" w:cs="宋体"/>
                <w:sz w:val="18"/>
                <w:szCs w:val="18"/>
              </w:rPr>
            </w:pPr>
          </w:p>
        </w:tc>
        <w:tc>
          <w:tcPr>
            <w:tcW w:w="1490"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2904" w:type="dxa"/>
          </w:tcPr>
          <w:p w:rsidR="004A5541" w:rsidRDefault="00DE4E0F">
            <w:pPr>
              <w:rPr>
                <w:rFonts w:ascii="宋体" w:hAnsi="宋体" w:cs="宋体"/>
                <w:sz w:val="18"/>
                <w:szCs w:val="18"/>
              </w:rPr>
            </w:pPr>
            <w:r>
              <w:rPr>
                <w:rFonts w:ascii="宋体" w:hAnsi="宋体" w:cs="宋体" w:hint="eastAsia"/>
                <w:sz w:val="18"/>
                <w:szCs w:val="18"/>
              </w:rPr>
              <w:t>P2P系统用户唯一</w:t>
            </w:r>
            <w:proofErr w:type="gramStart"/>
            <w:r>
              <w:rPr>
                <w:rFonts w:ascii="宋体" w:hAnsi="宋体" w:cs="宋体" w:hint="eastAsia"/>
                <w:sz w:val="18"/>
                <w:szCs w:val="18"/>
              </w:rPr>
              <w:t>编号编号</w:t>
            </w:r>
            <w:proofErr w:type="gramEnd"/>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410" w:type="dxa"/>
          </w:tcPr>
          <w:p w:rsidR="004A5541" w:rsidRDefault="004A5541">
            <w:pPr>
              <w:rPr>
                <w:rFonts w:ascii="宋体" w:hAnsi="宋体" w:cs="宋体"/>
                <w:sz w:val="18"/>
                <w:szCs w:val="18"/>
              </w:rPr>
            </w:pPr>
          </w:p>
        </w:tc>
        <w:tc>
          <w:tcPr>
            <w:tcW w:w="113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tcPr>
          <w:p w:rsidR="004A5541" w:rsidRDefault="004A5541">
            <w:pPr>
              <w:rPr>
                <w:rFonts w:ascii="宋体" w:hAnsi="宋体" w:cs="宋体"/>
                <w:sz w:val="18"/>
                <w:szCs w:val="18"/>
              </w:rPr>
            </w:pPr>
          </w:p>
        </w:tc>
        <w:tc>
          <w:tcPr>
            <w:tcW w:w="1490" w:type="dxa"/>
          </w:tcPr>
          <w:p w:rsidR="004A5541" w:rsidRDefault="00DE4E0F">
            <w:pPr>
              <w:rPr>
                <w:rFonts w:ascii="宋体" w:hAnsi="宋体" w:cs="宋体"/>
                <w:sz w:val="18"/>
                <w:szCs w:val="18"/>
              </w:rPr>
            </w:pPr>
            <w:r>
              <w:rPr>
                <w:rFonts w:ascii="宋体" w:hAnsi="宋体" w:cs="宋体" w:hint="eastAsia"/>
                <w:sz w:val="18"/>
                <w:szCs w:val="18"/>
              </w:rPr>
              <w:t>bizOrderNo</w:t>
            </w:r>
          </w:p>
        </w:tc>
        <w:tc>
          <w:tcPr>
            <w:tcW w:w="290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P2P系统订单号</w:t>
            </w:r>
          </w:p>
        </w:tc>
        <w:tc>
          <w:tcPr>
            <w:tcW w:w="1134" w:type="dxa"/>
          </w:tcPr>
          <w:p w:rsidR="004A5541" w:rsidRDefault="004A5541">
            <w:pPr>
              <w:rPr>
                <w:rFonts w:ascii="宋体" w:hAnsi="宋体" w:cs="宋体"/>
                <w:sz w:val="18"/>
                <w:szCs w:val="18"/>
              </w:rPr>
            </w:pPr>
          </w:p>
        </w:tc>
        <w:tc>
          <w:tcPr>
            <w:tcW w:w="2410" w:type="dxa"/>
          </w:tcPr>
          <w:p w:rsidR="004A5541" w:rsidRDefault="004A5541">
            <w:pPr>
              <w:rPr>
                <w:rFonts w:ascii="宋体" w:hAnsi="宋体" w:cs="宋体"/>
                <w:sz w:val="18"/>
                <w:szCs w:val="18"/>
              </w:rPr>
            </w:pPr>
          </w:p>
        </w:tc>
        <w:tc>
          <w:tcPr>
            <w:tcW w:w="1134" w:type="dxa"/>
          </w:tcPr>
          <w:p w:rsidR="004A5541" w:rsidRDefault="004A5541">
            <w:pPr>
              <w:rPr>
                <w:rFonts w:ascii="宋体" w:hAnsi="宋体" w:cs="宋体"/>
                <w:sz w:val="18"/>
                <w:szCs w:val="18"/>
              </w:rPr>
            </w:pPr>
          </w:p>
        </w:tc>
      </w:tr>
      <w:tr w:rsidR="004A5541">
        <w:tc>
          <w:tcPr>
            <w:tcW w:w="287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90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87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90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874"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90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rPr>
          <w:rFonts w:asciiTheme="minorEastAsia" w:eastAsiaTheme="minorEastAsia" w:hAnsiTheme="minorEastAsia"/>
          <w:sz w:val="18"/>
          <w:szCs w:val="18"/>
        </w:rPr>
      </w:pPr>
      <w:bookmarkStart w:id="204" w:name="_Toc484102502"/>
      <w:r>
        <w:rPr>
          <w:rFonts w:asciiTheme="minorEastAsia" w:eastAsiaTheme="minorEastAsia" w:hAnsiTheme="minorEastAsia" w:hint="eastAsia"/>
          <w:sz w:val="18"/>
          <w:szCs w:val="18"/>
        </w:rPr>
        <w:t>后台通知：</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329"/>
        <w:gridCol w:w="1364"/>
        <w:gridCol w:w="2268"/>
        <w:gridCol w:w="1134"/>
        <w:gridCol w:w="2410"/>
        <w:gridCol w:w="1134"/>
      </w:tblGrid>
      <w:tr w:rsidR="004A5541">
        <w:trPr>
          <w:jc w:val="center"/>
        </w:trPr>
        <w:tc>
          <w:tcPr>
            <w:tcW w:w="3510" w:type="dxa"/>
            <w:gridSpan w:val="3"/>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Fonts w:asciiTheme="minorEastAsia" w:eastAsiaTheme="minorEastAsia" w:hAnsiTheme="minorEastAsia"/>
                <w:sz w:val="18"/>
                <w:szCs w:val="18"/>
              </w:rPr>
            </w:pP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4A5541">
            <w:pPr>
              <w:rPr>
                <w:rStyle w:val="apple-style-span"/>
                <w:rFonts w:asciiTheme="minorEastAsia" w:eastAsiaTheme="minorEastAsia" w:hAnsiTheme="minorEastAsia"/>
                <w:color w:val="000000"/>
                <w:sz w:val="18"/>
                <w:szCs w:val="18"/>
              </w:rPr>
            </w:pP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vAlign w:val="center"/>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vAlign w:val="center"/>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rPr>
          <w:jc w:val="center"/>
        </w:trPr>
        <w:tc>
          <w:tcPr>
            <w:tcW w:w="3510" w:type="dxa"/>
            <w:gridSpan w:val="3"/>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rps</w:t>
            </w:r>
          </w:p>
        </w:tc>
        <w:tc>
          <w:tcPr>
            <w:tcW w:w="9639" w:type="dxa"/>
            <w:gridSpan w:val="6"/>
            <w:vAlign w:val="center"/>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F7F7F" w:themeColor="text1" w:themeTint="80"/>
                <w:sz w:val="18"/>
                <w:szCs w:val="18"/>
              </w:rPr>
              <w:t>服务请求的JSON对象，参与签名，非必填参数在报文可出现，也可不出现</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OrderService</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宋体" w:hAnsi="宋体" w:cs="宋体" w:hint="eastAsia"/>
                <w:sz w:val="18"/>
                <w:szCs w:val="18"/>
                <w:lang w:val="zh-CN"/>
              </w:rPr>
              <w:t>subjectCreditInvest</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returnValue</w:t>
            </w:r>
          </w:p>
        </w:tc>
        <w:tc>
          <w:tcPr>
            <w:tcW w:w="8310" w:type="dxa"/>
            <w:gridSpan w:val="5"/>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F7F7F" w:themeColor="text1" w:themeTint="80"/>
                <w:sz w:val="18"/>
                <w:szCs w:val="18"/>
              </w:rPr>
              <w:t>请求参数，嵌套的JSON对象，key为参数名称，value为参数值</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Merge/>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bizUserId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1329" w:type="dxa"/>
            <w:vAlign w:val="center"/>
          </w:tcPr>
          <w:p w:rsidR="004A5541" w:rsidRDefault="004A5541">
            <w:pPr>
              <w:rPr>
                <w:rFonts w:asciiTheme="minorEastAsia" w:eastAsiaTheme="minorEastAsia" w:hAnsiTheme="minorEastAsia"/>
                <w:sz w:val="18"/>
                <w:szCs w:val="18"/>
              </w:rPr>
            </w:pPr>
          </w:p>
        </w:tc>
        <w:tc>
          <w:tcPr>
            <w:tcW w:w="1364"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bizOrderNo</w:t>
            </w:r>
          </w:p>
        </w:tc>
        <w:tc>
          <w:tcPr>
            <w:tcW w:w="2268" w:type="dxa"/>
          </w:tcPr>
          <w:p w:rsidR="004A5541" w:rsidRDefault="00DE4E0F">
            <w:pPr>
              <w:rPr>
                <w:rFonts w:asciiTheme="minorEastAsia" w:eastAsiaTheme="minorEastAsia" w:hAnsiTheme="minorEastAsia"/>
                <w:sz w:val="18"/>
                <w:szCs w:val="18"/>
              </w:rPr>
            </w:pPr>
            <w:r>
              <w:rPr>
                <w:rFonts w:ascii="宋体" w:hAnsi="宋体" w:cs="宋体" w:hint="eastAsia"/>
                <w:sz w:val="18"/>
                <w:szCs w:val="18"/>
              </w:rPr>
              <w:t>P2P系统订单号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status</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受</w:t>
            </w:r>
            <w:proofErr w:type="gramStart"/>
            <w:r>
              <w:rPr>
                <w:rFonts w:asciiTheme="minorEastAsia" w:eastAsiaTheme="minorEastAsia" w:hAnsiTheme="minorEastAsia" w:hint="eastAsia"/>
                <w:sz w:val="18"/>
                <w:szCs w:val="18"/>
              </w:rPr>
              <w:t>让是否</w:t>
            </w:r>
            <w:proofErr w:type="gramEnd"/>
            <w:r>
              <w:rPr>
                <w:rFonts w:asciiTheme="minorEastAsia" w:eastAsiaTheme="minorEastAsia" w:hAnsiTheme="minorEastAsia" w:hint="eastAsia"/>
                <w:sz w:val="18"/>
                <w:szCs w:val="18"/>
              </w:rPr>
              <w:t>成功</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jc w:val="center"/>
        </w:trPr>
        <w:tc>
          <w:tcPr>
            <w:tcW w:w="817" w:type="dxa"/>
            <w:vMerge/>
            <w:vAlign w:val="center"/>
          </w:tcPr>
          <w:p w:rsidR="004A5541" w:rsidRDefault="004A5541">
            <w:pPr>
              <w:rPr>
                <w:rFonts w:asciiTheme="minorEastAsia" w:eastAsiaTheme="minorEastAsia" w:hAnsiTheme="minorEastAsia"/>
                <w:sz w:val="18"/>
                <w:szCs w:val="18"/>
              </w:rPr>
            </w:pPr>
          </w:p>
        </w:tc>
        <w:tc>
          <w:tcPr>
            <w:tcW w:w="2693"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sz w:val="18"/>
          <w:szCs w:val="18"/>
        </w:rPr>
      </w:pPr>
    </w:p>
    <w:p w:rsidR="004A5541" w:rsidRDefault="00DE4E0F">
      <w:pPr>
        <w:pStyle w:val="4"/>
      </w:pPr>
      <w:r>
        <w:rPr>
          <w:rFonts w:hint="eastAsia"/>
        </w:rPr>
        <w:lastRenderedPageBreak/>
        <w:t>WEB</w:t>
      </w:r>
      <w:r>
        <w:rPr>
          <w:rFonts w:hint="eastAsia"/>
        </w:rPr>
        <w:t>示例</w:t>
      </w:r>
    </w:p>
    <w:p w:rsidR="004A5541" w:rsidRDefault="00DE4E0F">
      <w:pPr>
        <w:pStyle w:val="21"/>
        <w:ind w:left="360" w:firstLineChars="0" w:firstLine="0"/>
        <w:rPr>
          <w:rFonts w:ascii="宋体" w:hAnsi="宋体" w:cs="宋体"/>
        </w:rPr>
      </w:pPr>
      <w:r>
        <w:rPr>
          <w:rFonts w:ascii="宋体" w:hAnsi="宋体" w:cs="宋体" w:hint="eastAsia"/>
        </w:rPr>
        <w:t>PC:</w:t>
      </w:r>
    </w:p>
    <w:p w:rsidR="004A5541" w:rsidRDefault="00DE4E0F">
      <w:pPr>
        <w:pStyle w:val="21"/>
        <w:ind w:left="360" w:firstLineChars="0" w:firstLine="0"/>
        <w:rPr>
          <w:rFonts w:ascii="宋体" w:hAnsi="宋体" w:cs="宋体"/>
        </w:rPr>
      </w:pPr>
      <w:r>
        <w:rPr>
          <w:noProof/>
        </w:rPr>
        <w:drawing>
          <wp:inline distT="0" distB="0" distL="114300" distR="114300">
            <wp:extent cx="6478270" cy="5514975"/>
            <wp:effectExtent l="0" t="0" r="1778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1" cstate="print"/>
                    <a:stretch>
                      <a:fillRect/>
                    </a:stretch>
                  </pic:blipFill>
                  <pic:spPr>
                    <a:xfrm>
                      <a:off x="0" y="0"/>
                      <a:ext cx="6478270" cy="5514975"/>
                    </a:xfrm>
                    <a:prstGeom prst="rect">
                      <a:avLst/>
                    </a:prstGeom>
                    <a:noFill/>
                    <a:ln w="9525">
                      <a:noFill/>
                    </a:ln>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rPr>
        <w:t>移动：</w:t>
      </w:r>
    </w:p>
    <w:p w:rsidR="004A5541" w:rsidRDefault="00DE4E0F">
      <w:pPr>
        <w:pStyle w:val="21"/>
        <w:ind w:left="360" w:firstLineChars="0" w:firstLine="0"/>
        <w:rPr>
          <w:rFonts w:ascii="宋体" w:hAnsi="宋体" w:cs="宋体"/>
        </w:rPr>
      </w:pPr>
      <w:r>
        <w:rPr>
          <w:rFonts w:ascii="宋体" w:hAnsi="宋体" w:cs="宋体" w:hint="eastAsia"/>
          <w:noProof/>
        </w:rPr>
        <w:lastRenderedPageBreak/>
        <w:drawing>
          <wp:inline distT="0" distB="0" distL="0" distR="0">
            <wp:extent cx="2875915" cy="4570730"/>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stretch>
                      <a:fillRect/>
                    </a:stretch>
                  </pic:blipFill>
                  <pic:spPr>
                    <a:xfrm>
                      <a:off x="0" y="0"/>
                      <a:ext cx="2885355" cy="4585143"/>
                    </a:xfrm>
                    <a:prstGeom prst="rect">
                      <a:avLst/>
                    </a:prstGeom>
                  </pic:spPr>
                </pic:pic>
              </a:graphicData>
            </a:graphic>
          </wp:inline>
        </w:drawing>
      </w:r>
    </w:p>
    <w:p w:rsidR="004A5541" w:rsidRDefault="00DE4E0F">
      <w:pPr>
        <w:pStyle w:val="21"/>
        <w:ind w:left="360" w:firstLineChars="0" w:firstLine="0"/>
        <w:rPr>
          <w:rFonts w:ascii="宋体" w:hAnsi="宋体" w:cs="宋体"/>
        </w:rPr>
      </w:pPr>
      <w:r>
        <w:rPr>
          <w:rFonts w:ascii="宋体" w:hAnsi="宋体" w:cs="宋体" w:hint="eastAsia"/>
          <w:noProof/>
        </w:rPr>
        <w:drawing>
          <wp:inline distT="0" distB="0" distL="0" distR="0">
            <wp:extent cx="3009900" cy="2899410"/>
            <wp:effectExtent l="0" t="0" r="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cstate="print"/>
                    <a:stretch>
                      <a:fillRect/>
                    </a:stretch>
                  </pic:blipFill>
                  <pic:spPr>
                    <a:xfrm>
                      <a:off x="0" y="0"/>
                      <a:ext cx="3017446" cy="2906781"/>
                    </a:xfrm>
                    <a:prstGeom prst="rect">
                      <a:avLst/>
                    </a:prstGeom>
                  </pic:spPr>
                </pic:pic>
              </a:graphicData>
            </a:graphic>
          </wp:inline>
        </w:drawing>
      </w:r>
    </w:p>
    <w:p w:rsidR="004A5541" w:rsidRDefault="004A5541"/>
    <w:p w:rsidR="004A5541" w:rsidRDefault="00DE4E0F">
      <w:pPr>
        <w:pStyle w:val="3"/>
        <w:numPr>
          <w:ilvl w:val="2"/>
          <w:numId w:val="1"/>
        </w:numPr>
        <w:rPr>
          <w:rFonts w:asciiTheme="minorEastAsia" w:eastAsiaTheme="minorEastAsia" w:hAnsiTheme="minorEastAsia"/>
        </w:rPr>
      </w:pPr>
      <w:bookmarkStart w:id="205" w:name="_Toc23879"/>
      <w:r>
        <w:rPr>
          <w:rFonts w:asciiTheme="minorEastAsia" w:eastAsiaTheme="minorEastAsia" w:hAnsiTheme="minorEastAsia" w:hint="eastAsia"/>
        </w:rPr>
        <w:lastRenderedPageBreak/>
        <w:t>托管代收申请</w:t>
      </w:r>
      <w:bookmarkEnd w:id="204"/>
      <w:r>
        <w:rPr>
          <w:rFonts w:asciiTheme="minorEastAsia" w:eastAsiaTheme="minorEastAsia" w:hAnsiTheme="minorEastAsia" w:hint="eastAsia"/>
        </w:rPr>
        <w:t>（无验证）</w:t>
      </w:r>
      <w:bookmarkEnd w:id="205"/>
    </w:p>
    <w:p w:rsidR="004A5541" w:rsidRDefault="00DE4E0F">
      <w:pPr>
        <w:tabs>
          <w:tab w:val="left" w:pos="425"/>
        </w:tabs>
      </w:pPr>
      <w:r>
        <w:rPr>
          <w:rFonts w:hint="eastAsia"/>
        </w:rPr>
        <w:t>接口调用说明：</w:t>
      </w:r>
    </w:p>
    <w:p w:rsidR="004A5541" w:rsidRDefault="00DE4E0F">
      <w:pPr>
        <w:numPr>
          <w:ilvl w:val="0"/>
          <w:numId w:val="53"/>
        </w:numPr>
        <w:tabs>
          <w:tab w:val="left" w:pos="425"/>
        </w:tabs>
      </w:pPr>
      <w:r>
        <w:rPr>
          <w:rFonts w:hint="eastAsia"/>
        </w:rPr>
        <w:t>该接口用于投资人自动投标、还款人自动还款。</w:t>
      </w:r>
    </w:p>
    <w:p w:rsidR="004A5541" w:rsidRDefault="00DE4E0F">
      <w:pPr>
        <w:numPr>
          <w:ilvl w:val="0"/>
          <w:numId w:val="53"/>
        </w:numPr>
        <w:tabs>
          <w:tab w:val="left" w:pos="425"/>
        </w:tabs>
      </w:pPr>
      <w:r>
        <w:rPr>
          <w:rFonts w:hint="eastAsia"/>
        </w:rPr>
        <w:t>托管代付请使用单笔或批量托管代付。</w:t>
      </w:r>
    </w:p>
    <w:p w:rsidR="004A5541" w:rsidRDefault="00DE4E0F">
      <w:pPr>
        <w:numPr>
          <w:ilvl w:val="0"/>
          <w:numId w:val="53"/>
        </w:numPr>
        <w:tabs>
          <w:tab w:val="left" w:pos="425"/>
        </w:tabs>
      </w:pPr>
      <w:r>
        <w:rPr>
          <w:rFonts w:hint="eastAsia"/>
        </w:rPr>
        <w:t>用于自动投标时，业务码</w:t>
      </w:r>
      <w:r>
        <w:rPr>
          <w:rFonts w:hint="eastAsia"/>
        </w:rPr>
        <w:t>tradeCode</w:t>
      </w:r>
      <w:r>
        <w:rPr>
          <w:rFonts w:hint="eastAsia"/>
        </w:rPr>
        <w:t>必须为</w:t>
      </w:r>
      <w:r>
        <w:rPr>
          <w:rFonts w:hint="eastAsia"/>
        </w:rPr>
        <w:t>1004</w:t>
      </w:r>
      <w:r>
        <w:rPr>
          <w:rFonts w:hint="eastAsia"/>
        </w:rPr>
        <w:t>，投资人必须已完成自动投标授权且未撤销该授权。</w:t>
      </w:r>
    </w:p>
    <w:p w:rsidR="004A5541" w:rsidRDefault="00DE4E0F">
      <w:pPr>
        <w:numPr>
          <w:ilvl w:val="0"/>
          <w:numId w:val="53"/>
        </w:numPr>
        <w:tabs>
          <w:tab w:val="left" w:pos="425"/>
        </w:tabs>
      </w:pPr>
      <w:r>
        <w:rPr>
          <w:rFonts w:hint="eastAsia"/>
        </w:rPr>
        <w:t>用于自动还款时，业务码</w:t>
      </w:r>
      <w:r>
        <w:rPr>
          <w:rFonts w:hint="eastAsia"/>
        </w:rPr>
        <w:t>tradeCode</w:t>
      </w:r>
      <w:r>
        <w:rPr>
          <w:rFonts w:hint="eastAsia"/>
        </w:rPr>
        <w:t>必须为</w:t>
      </w:r>
      <w:r>
        <w:rPr>
          <w:rFonts w:hint="eastAsia"/>
        </w:rPr>
        <w:t>1005</w:t>
      </w:r>
      <w:r>
        <w:rPr>
          <w:rFonts w:hint="eastAsia"/>
        </w:rPr>
        <w:t>。</w:t>
      </w:r>
    </w:p>
    <w:p w:rsidR="004A5541" w:rsidRDefault="00DE4E0F">
      <w:pPr>
        <w:numPr>
          <w:ilvl w:val="0"/>
          <w:numId w:val="53"/>
        </w:numPr>
        <w:tabs>
          <w:tab w:val="left" w:pos="425"/>
        </w:tabs>
      </w:pPr>
      <w:r>
        <w:rPr>
          <w:rFonts w:hint="eastAsia"/>
        </w:rPr>
        <w:t>与托管代收申请的区别：</w:t>
      </w:r>
    </w:p>
    <w:p w:rsidR="004A5541" w:rsidRDefault="00DE4E0F">
      <w:pPr>
        <w:numPr>
          <w:ilvl w:val="1"/>
          <w:numId w:val="53"/>
        </w:numPr>
        <w:tabs>
          <w:tab w:val="clear" w:pos="840"/>
          <w:tab w:val="left" w:pos="425"/>
        </w:tabs>
      </w:pPr>
      <w:r>
        <w:rPr>
          <w:rFonts w:hint="eastAsia"/>
        </w:rPr>
        <w:t>交易验证方式（</w:t>
      </w:r>
      <w:r>
        <w:rPr>
          <w:rFonts w:hint="eastAsia"/>
        </w:rPr>
        <w:t>validateType</w:t>
      </w:r>
      <w:r>
        <w:rPr>
          <w:rFonts w:hint="eastAsia"/>
        </w:rPr>
        <w:t>）必须为</w:t>
      </w:r>
      <w:r>
        <w:rPr>
          <w:rFonts w:hint="eastAsia"/>
        </w:rPr>
        <w:t>0</w:t>
      </w:r>
      <w:r>
        <w:rPr>
          <w:rFonts w:hint="eastAsia"/>
        </w:rPr>
        <w:t>；</w:t>
      </w:r>
    </w:p>
    <w:p w:rsidR="004A5541" w:rsidRDefault="00DE4E0F">
      <w:pPr>
        <w:numPr>
          <w:ilvl w:val="1"/>
          <w:numId w:val="53"/>
        </w:numPr>
        <w:tabs>
          <w:tab w:val="clear" w:pos="840"/>
          <w:tab w:val="left" w:pos="425"/>
        </w:tabs>
      </w:pPr>
      <w:r>
        <w:rPr>
          <w:rFonts w:hint="eastAsia"/>
        </w:rPr>
        <w:t>支付方式使用实名付、账户余额、代金券时，无需调用确认支付接口，也不需要校验用户的支付密码或短信验证码。</w:t>
      </w:r>
    </w:p>
    <w:p w:rsidR="004A5541" w:rsidRDefault="00DE4E0F">
      <w:pPr>
        <w:pStyle w:val="4"/>
      </w:pPr>
      <w:r>
        <w:rPr>
          <w:rFonts w:hint="eastAsia"/>
        </w:rPr>
        <w:t>请求参数说明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995"/>
        <w:gridCol w:w="1974"/>
        <w:gridCol w:w="1134"/>
        <w:gridCol w:w="2680"/>
        <w:gridCol w:w="864"/>
      </w:tblGrid>
      <w:tr w:rsidR="004A5541">
        <w:tc>
          <w:tcPr>
            <w:tcW w:w="3804" w:type="dxa"/>
            <w:gridSpan w:val="3"/>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197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680"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86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3804" w:type="dxa"/>
            <w:gridSpan w:val="3"/>
          </w:tcPr>
          <w:p w:rsidR="004A5541" w:rsidRDefault="00DE4E0F">
            <w:pPr>
              <w:rPr>
                <w:rFonts w:ascii="宋体" w:hAnsi="宋体" w:cs="宋体"/>
                <w:sz w:val="18"/>
                <w:szCs w:val="18"/>
              </w:rPr>
            </w:pPr>
            <w:r>
              <w:rPr>
                <w:rFonts w:ascii="宋体" w:hAnsi="宋体" w:cs="宋体" w:hint="eastAsia"/>
                <w:sz w:val="18"/>
                <w:szCs w:val="18"/>
              </w:rPr>
              <w:t>sysid</w:t>
            </w:r>
          </w:p>
        </w:tc>
        <w:tc>
          <w:tcPr>
            <w:tcW w:w="1974" w:type="dxa"/>
          </w:tcPr>
          <w:p w:rsidR="004A5541" w:rsidRDefault="00DE4E0F">
            <w:pPr>
              <w:rPr>
                <w:rFonts w:ascii="宋体" w:hAnsi="宋体" w:cs="宋体"/>
                <w:sz w:val="18"/>
                <w:szCs w:val="18"/>
              </w:rPr>
            </w:pPr>
            <w:r>
              <w:rPr>
                <w:rFonts w:ascii="宋体" w:hAnsi="宋体" w:cs="宋体" w:hint="eastAsia"/>
                <w:sz w:val="18"/>
                <w:szCs w:val="18"/>
              </w:rPr>
              <w:t>分配的系统编号</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4A5541">
            <w:pPr>
              <w:rPr>
                <w:rFonts w:ascii="宋体" w:hAnsi="宋体" w:cs="宋体"/>
                <w:sz w:val="18"/>
                <w:szCs w:val="18"/>
              </w:rPr>
            </w:pPr>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3804" w:type="dxa"/>
            <w:gridSpan w:val="3"/>
          </w:tcPr>
          <w:p w:rsidR="004A5541" w:rsidRDefault="00DE4E0F">
            <w:pPr>
              <w:rPr>
                <w:rFonts w:ascii="宋体" w:hAnsi="宋体" w:cs="宋体"/>
                <w:sz w:val="18"/>
                <w:szCs w:val="18"/>
              </w:rPr>
            </w:pPr>
            <w:r>
              <w:rPr>
                <w:rFonts w:ascii="宋体" w:hAnsi="宋体" w:cs="宋体" w:hint="eastAsia"/>
                <w:sz w:val="18"/>
                <w:szCs w:val="18"/>
              </w:rPr>
              <w:t>sign</w:t>
            </w:r>
          </w:p>
        </w:tc>
        <w:tc>
          <w:tcPr>
            <w:tcW w:w="1974"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签名</w:t>
            </w:r>
          </w:p>
        </w:tc>
        <w:tc>
          <w:tcPr>
            <w:tcW w:w="113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680" w:type="dxa"/>
          </w:tcPr>
          <w:p w:rsidR="004A5541" w:rsidRDefault="004A5541">
            <w:pPr>
              <w:rPr>
                <w:rStyle w:val="apple-style-span"/>
                <w:rFonts w:ascii="宋体" w:hAnsi="宋体" w:cs="宋体"/>
                <w:color w:val="000000"/>
                <w:sz w:val="18"/>
                <w:szCs w:val="18"/>
              </w:rPr>
            </w:pPr>
          </w:p>
        </w:tc>
        <w:tc>
          <w:tcPr>
            <w:tcW w:w="86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3804" w:type="dxa"/>
            <w:gridSpan w:val="3"/>
          </w:tcPr>
          <w:p w:rsidR="004A5541" w:rsidRDefault="00DE4E0F">
            <w:pPr>
              <w:rPr>
                <w:rFonts w:ascii="宋体" w:hAnsi="宋体" w:cs="宋体"/>
                <w:sz w:val="18"/>
                <w:szCs w:val="18"/>
              </w:rPr>
            </w:pPr>
            <w:r>
              <w:rPr>
                <w:rFonts w:ascii="宋体" w:hAnsi="宋体" w:cs="宋体" w:hint="eastAsia"/>
                <w:sz w:val="18"/>
                <w:szCs w:val="18"/>
              </w:rPr>
              <w:t>timestamp</w:t>
            </w:r>
          </w:p>
        </w:tc>
        <w:tc>
          <w:tcPr>
            <w:tcW w:w="1974" w:type="dxa"/>
          </w:tcPr>
          <w:p w:rsidR="004A5541" w:rsidRDefault="00DE4E0F">
            <w:pPr>
              <w:rPr>
                <w:rFonts w:ascii="宋体" w:hAnsi="宋体" w:cs="宋体"/>
                <w:sz w:val="18"/>
                <w:szCs w:val="18"/>
              </w:rPr>
            </w:pPr>
            <w:r>
              <w:rPr>
                <w:rStyle w:val="apple-style-span"/>
                <w:rFonts w:ascii="宋体" w:hAnsi="宋体" w:cs="宋体" w:hint="eastAsia"/>
                <w:color w:val="000000"/>
                <w:sz w:val="18"/>
                <w:szCs w:val="18"/>
              </w:rPr>
              <w:t>请求时间戳</w:t>
            </w:r>
          </w:p>
        </w:tc>
        <w:tc>
          <w:tcPr>
            <w:tcW w:w="113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String</w:t>
            </w:r>
          </w:p>
        </w:tc>
        <w:tc>
          <w:tcPr>
            <w:tcW w:w="2680" w:type="dxa"/>
          </w:tcPr>
          <w:p w:rsidR="004A5541" w:rsidRDefault="00DE4E0F">
            <w:pPr>
              <w:rPr>
                <w:rStyle w:val="apple-style-span"/>
                <w:rFonts w:ascii="宋体" w:hAnsi="宋体" w:cs="宋体"/>
                <w:color w:val="000000"/>
                <w:sz w:val="18"/>
                <w:szCs w:val="18"/>
              </w:rPr>
            </w:pPr>
            <w:r>
              <w:rPr>
                <w:rStyle w:val="apple-style-span"/>
                <w:rFonts w:ascii="宋体" w:hAnsi="宋体" w:cs="宋体" w:hint="eastAsia"/>
                <w:color w:val="000000"/>
                <w:sz w:val="18"/>
                <w:szCs w:val="18"/>
              </w:rPr>
              <w:t>格式：</w:t>
            </w:r>
            <w:r>
              <w:rPr>
                <w:rFonts w:ascii="宋体" w:hAnsi="宋体" w:cs="宋体" w:hint="eastAsia"/>
                <w:sz w:val="18"/>
                <w:szCs w:val="18"/>
              </w:rPr>
              <w:t>yyyy-MM-ddHH:mm:ss</w:t>
            </w:r>
          </w:p>
        </w:tc>
        <w:tc>
          <w:tcPr>
            <w:tcW w:w="864" w:type="dxa"/>
          </w:tcPr>
          <w:p w:rsidR="004A5541" w:rsidRDefault="00DE4E0F">
            <w:pPr>
              <w:rPr>
                <w:rStyle w:val="apple-style-span"/>
                <w:rFonts w:ascii="宋体" w:hAnsi="宋体" w:cs="宋体"/>
                <w:color w:val="000000"/>
                <w:sz w:val="18"/>
                <w:szCs w:val="18"/>
              </w:rPr>
            </w:pPr>
            <w:r>
              <w:rPr>
                <w:rFonts w:ascii="宋体" w:hAnsi="宋体" w:cs="宋体" w:hint="eastAsia"/>
                <w:sz w:val="18"/>
                <w:szCs w:val="18"/>
              </w:rPr>
              <w:t>是</w:t>
            </w:r>
          </w:p>
        </w:tc>
      </w:tr>
      <w:tr w:rsidR="004A5541">
        <w:tc>
          <w:tcPr>
            <w:tcW w:w="3804" w:type="dxa"/>
            <w:gridSpan w:val="3"/>
          </w:tcPr>
          <w:p w:rsidR="004A5541" w:rsidRDefault="00DE4E0F">
            <w:pPr>
              <w:rPr>
                <w:rFonts w:ascii="宋体" w:hAnsi="宋体" w:cs="宋体"/>
                <w:sz w:val="18"/>
                <w:szCs w:val="18"/>
              </w:rPr>
            </w:pPr>
            <w:r>
              <w:rPr>
                <w:rFonts w:ascii="宋体" w:hAnsi="宋体" w:cs="宋体" w:hint="eastAsia"/>
                <w:sz w:val="18"/>
                <w:szCs w:val="18"/>
              </w:rPr>
              <w:t>v</w:t>
            </w:r>
          </w:p>
        </w:tc>
        <w:tc>
          <w:tcPr>
            <w:tcW w:w="1974" w:type="dxa"/>
          </w:tcPr>
          <w:p w:rsidR="004A5541" w:rsidRDefault="00DE4E0F">
            <w:pPr>
              <w:rPr>
                <w:rFonts w:ascii="宋体" w:hAnsi="宋体" w:cs="宋体"/>
                <w:sz w:val="18"/>
                <w:szCs w:val="18"/>
              </w:rPr>
            </w:pPr>
            <w:r>
              <w:rPr>
                <w:rFonts w:ascii="宋体" w:hAnsi="宋体" w:cs="宋体" w:hint="eastAsia"/>
                <w:sz w:val="18"/>
                <w:szCs w:val="18"/>
              </w:rPr>
              <w:t>接口版本(现为1.0)</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DE4E0F">
            <w:pPr>
              <w:rPr>
                <w:rFonts w:ascii="宋体" w:hAnsi="宋体" w:cs="宋体"/>
                <w:sz w:val="18"/>
                <w:szCs w:val="18"/>
              </w:rPr>
            </w:pPr>
            <w:r>
              <w:rPr>
                <w:rFonts w:ascii="宋体" w:hAnsi="宋体" w:cs="宋体" w:hint="eastAsia"/>
                <w:sz w:val="18"/>
                <w:szCs w:val="18"/>
              </w:rPr>
              <w:t>1.0</w:t>
            </w:r>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val="restart"/>
            <w:vAlign w:val="center"/>
          </w:tcPr>
          <w:p w:rsidR="004A5541" w:rsidRDefault="00DE4E0F">
            <w:pPr>
              <w:rPr>
                <w:rFonts w:ascii="宋体" w:hAnsi="宋体" w:cs="宋体"/>
                <w:sz w:val="18"/>
                <w:szCs w:val="18"/>
              </w:rPr>
            </w:pPr>
            <w:r>
              <w:rPr>
                <w:rFonts w:ascii="宋体" w:hAnsi="宋体" w:cs="宋体" w:hint="eastAsia"/>
                <w:sz w:val="18"/>
                <w:szCs w:val="18"/>
              </w:rPr>
              <w:t>Req</w:t>
            </w:r>
          </w:p>
          <w:p w:rsidR="004A5541" w:rsidRDefault="004A5541">
            <w:pPr>
              <w:rPr>
                <w:rFonts w:ascii="宋体" w:hAnsi="宋体" w:cs="宋体"/>
                <w:sz w:val="18"/>
                <w:szCs w:val="18"/>
              </w:rPr>
            </w:pPr>
          </w:p>
        </w:tc>
        <w:tc>
          <w:tcPr>
            <w:tcW w:w="9639" w:type="dxa"/>
            <w:gridSpan w:val="6"/>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服务请求的JSON对象，参与签名，非必填参数在报文可出现，也可不出现</w:t>
            </w:r>
          </w:p>
        </w:tc>
      </w:tr>
      <w:tr w:rsidR="004A5541">
        <w:tc>
          <w:tcPr>
            <w:tcW w:w="817" w:type="dxa"/>
            <w:vMerge/>
          </w:tcPr>
          <w:p w:rsidR="004A5541" w:rsidRDefault="004A5541">
            <w:pPr>
              <w:rPr>
                <w:rFonts w:ascii="宋体" w:hAnsi="宋体" w:cs="宋体"/>
                <w:sz w:val="18"/>
                <w:szCs w:val="18"/>
              </w:rPr>
            </w:pPr>
          </w:p>
        </w:tc>
        <w:tc>
          <w:tcPr>
            <w:tcW w:w="2987" w:type="dxa"/>
            <w:gridSpan w:val="2"/>
          </w:tcPr>
          <w:p w:rsidR="004A5541" w:rsidRDefault="00DE4E0F">
            <w:pPr>
              <w:rPr>
                <w:rFonts w:ascii="宋体" w:hAnsi="宋体" w:cs="宋体"/>
                <w:sz w:val="18"/>
                <w:szCs w:val="18"/>
              </w:rPr>
            </w:pPr>
            <w:r>
              <w:rPr>
                <w:rFonts w:ascii="宋体" w:hAnsi="宋体" w:cs="宋体" w:hint="eastAsia"/>
                <w:sz w:val="18"/>
                <w:szCs w:val="18"/>
              </w:rPr>
              <w:t>service</w:t>
            </w:r>
          </w:p>
        </w:tc>
        <w:tc>
          <w:tcPr>
            <w:tcW w:w="1974" w:type="dxa"/>
          </w:tcPr>
          <w:p w:rsidR="004A5541" w:rsidRDefault="00DE4E0F">
            <w:pPr>
              <w:rPr>
                <w:rFonts w:ascii="宋体" w:hAnsi="宋体" w:cs="宋体"/>
                <w:sz w:val="18"/>
                <w:szCs w:val="18"/>
              </w:rPr>
            </w:pPr>
            <w:r>
              <w:rPr>
                <w:rFonts w:ascii="宋体" w:hAnsi="宋体" w:cs="宋体" w:hint="eastAsia"/>
                <w:sz w:val="18"/>
                <w:szCs w:val="18"/>
              </w:rPr>
              <w:t>服务对象</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DE4E0F">
            <w:pPr>
              <w:rPr>
                <w:rFonts w:ascii="宋体" w:hAnsi="宋体" w:cs="宋体"/>
                <w:sz w:val="18"/>
                <w:szCs w:val="18"/>
              </w:rPr>
            </w:pPr>
            <w:r>
              <w:rPr>
                <w:rFonts w:ascii="宋体" w:hAnsi="宋体" w:cs="宋体" w:hint="eastAsia"/>
                <w:sz w:val="18"/>
                <w:szCs w:val="18"/>
              </w:rPr>
              <w:t>OrderServiceWithoutConfirm</w:t>
            </w:r>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rPr>
          <w:trHeight w:val="90"/>
        </w:trPr>
        <w:tc>
          <w:tcPr>
            <w:tcW w:w="817" w:type="dxa"/>
            <w:vMerge/>
          </w:tcPr>
          <w:p w:rsidR="004A5541" w:rsidRDefault="004A5541">
            <w:pPr>
              <w:rPr>
                <w:rFonts w:ascii="宋体" w:hAnsi="宋体" w:cs="宋体"/>
                <w:sz w:val="18"/>
                <w:szCs w:val="18"/>
              </w:rPr>
            </w:pPr>
          </w:p>
        </w:tc>
        <w:tc>
          <w:tcPr>
            <w:tcW w:w="2987" w:type="dxa"/>
            <w:gridSpan w:val="2"/>
          </w:tcPr>
          <w:p w:rsidR="004A5541" w:rsidRDefault="00DE4E0F">
            <w:pPr>
              <w:rPr>
                <w:rFonts w:ascii="宋体" w:hAnsi="宋体" w:cs="宋体"/>
                <w:sz w:val="18"/>
                <w:szCs w:val="18"/>
              </w:rPr>
            </w:pPr>
            <w:r>
              <w:rPr>
                <w:rFonts w:ascii="宋体" w:hAnsi="宋体" w:cs="宋体" w:hint="eastAsia"/>
                <w:sz w:val="18"/>
                <w:szCs w:val="18"/>
              </w:rPr>
              <w:t>method</w:t>
            </w:r>
          </w:p>
        </w:tc>
        <w:tc>
          <w:tcPr>
            <w:tcW w:w="1974" w:type="dxa"/>
          </w:tcPr>
          <w:p w:rsidR="004A5541" w:rsidRDefault="00DE4E0F">
            <w:pPr>
              <w:rPr>
                <w:rFonts w:ascii="宋体" w:hAnsi="宋体" w:cs="宋体"/>
                <w:sz w:val="18"/>
                <w:szCs w:val="18"/>
              </w:rPr>
            </w:pPr>
            <w:r>
              <w:rPr>
                <w:rFonts w:ascii="宋体" w:hAnsi="宋体" w:cs="宋体" w:hint="eastAsia"/>
                <w:sz w:val="18"/>
                <w:szCs w:val="18"/>
              </w:rPr>
              <w:t>调用方法</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DE4E0F">
            <w:pPr>
              <w:rPr>
                <w:rFonts w:ascii="宋体" w:hAnsi="宋体" w:cs="宋体"/>
                <w:sz w:val="18"/>
                <w:szCs w:val="18"/>
              </w:rPr>
            </w:pPr>
            <w:r>
              <w:rPr>
                <w:rFonts w:ascii="宋体" w:hAnsi="宋体" w:cs="宋体" w:hint="eastAsia"/>
                <w:sz w:val="18"/>
                <w:szCs w:val="18"/>
              </w:rPr>
              <w:t>agentCollectWithoutConfirm</w:t>
            </w:r>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param</w:t>
            </w:r>
          </w:p>
        </w:tc>
        <w:tc>
          <w:tcPr>
            <w:tcW w:w="8647" w:type="dxa"/>
            <w:gridSpan w:val="5"/>
          </w:tcPr>
          <w:p w:rsidR="004A5541" w:rsidRDefault="00DE4E0F">
            <w:pPr>
              <w:jc w:val="center"/>
              <w:rPr>
                <w:rFonts w:ascii="宋体" w:hAnsi="宋体" w:cs="宋体"/>
                <w:color w:val="FF0000"/>
                <w:sz w:val="18"/>
                <w:szCs w:val="18"/>
              </w:rPr>
            </w:pPr>
            <w:r>
              <w:rPr>
                <w:rFonts w:ascii="宋体" w:hAnsi="宋体" w:cs="宋体" w:hint="eastAsia"/>
                <w:color w:val="7F7F7F" w:themeColor="text1" w:themeTint="80"/>
                <w:sz w:val="18"/>
                <w:szCs w:val="18"/>
              </w:rPr>
              <w:t>请求参数，嵌套的JSON对象，key为参数名称，value为参数值</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bizOrderNo</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P2P系统订单号</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String</w:t>
            </w:r>
          </w:p>
        </w:tc>
        <w:tc>
          <w:tcPr>
            <w:tcW w:w="2680" w:type="dxa"/>
          </w:tcPr>
          <w:p w:rsidR="004A5541" w:rsidRDefault="004A5541">
            <w:pPr>
              <w:rPr>
                <w:rFonts w:ascii="宋体" w:hAnsi="宋体" w:cs="宋体"/>
                <w:color w:val="FF0000"/>
                <w:sz w:val="18"/>
                <w:szCs w:val="18"/>
              </w:rPr>
            </w:pP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trike/>
                <w:color w:val="FF0000"/>
                <w:sz w:val="18"/>
                <w:szCs w:val="18"/>
              </w:rPr>
            </w:pPr>
            <w:r>
              <w:rPr>
                <w:rFonts w:ascii="宋体" w:hAnsi="宋体" w:cs="宋体" w:hint="eastAsia"/>
                <w:sz w:val="18"/>
                <w:szCs w:val="18"/>
              </w:rPr>
              <w:t>payerId</w:t>
            </w:r>
          </w:p>
        </w:tc>
        <w:tc>
          <w:tcPr>
            <w:tcW w:w="1974" w:type="dxa"/>
          </w:tcPr>
          <w:p w:rsidR="004A5541" w:rsidRDefault="00DE4E0F">
            <w:pPr>
              <w:rPr>
                <w:rFonts w:ascii="宋体" w:hAnsi="宋体" w:cs="宋体"/>
                <w:strike/>
                <w:color w:val="FF0000"/>
                <w:sz w:val="18"/>
                <w:szCs w:val="18"/>
              </w:rPr>
            </w:pPr>
            <w:r>
              <w:rPr>
                <w:rFonts w:ascii="宋体" w:hAnsi="宋体" w:cs="宋体" w:hint="eastAsia"/>
                <w:sz w:val="18"/>
                <w:szCs w:val="18"/>
              </w:rPr>
              <w:t>P2P系统用户唯一编号</w:t>
            </w:r>
          </w:p>
        </w:tc>
        <w:tc>
          <w:tcPr>
            <w:tcW w:w="1134" w:type="dxa"/>
          </w:tcPr>
          <w:p w:rsidR="004A5541" w:rsidRDefault="00DE4E0F">
            <w:pPr>
              <w:rPr>
                <w:rFonts w:ascii="宋体" w:hAnsi="宋体" w:cs="宋体"/>
                <w:strike/>
                <w:color w:val="FF0000"/>
                <w:sz w:val="18"/>
                <w:szCs w:val="18"/>
              </w:rPr>
            </w:pPr>
            <w:r>
              <w:rPr>
                <w:rFonts w:ascii="宋体" w:hAnsi="宋体" w:cs="宋体" w:hint="eastAsia"/>
                <w:sz w:val="18"/>
                <w:szCs w:val="18"/>
              </w:rPr>
              <w:t>String</w:t>
            </w:r>
          </w:p>
        </w:tc>
        <w:tc>
          <w:tcPr>
            <w:tcW w:w="2680" w:type="dxa"/>
          </w:tcPr>
          <w:p w:rsidR="004A5541" w:rsidRDefault="004A5541">
            <w:pPr>
              <w:rPr>
                <w:rFonts w:ascii="宋体" w:hAnsi="宋体" w:cs="宋体"/>
                <w:strike/>
                <w:color w:val="FF0000"/>
                <w:sz w:val="18"/>
                <w:szCs w:val="18"/>
              </w:rPr>
            </w:pPr>
          </w:p>
        </w:tc>
        <w:tc>
          <w:tcPr>
            <w:tcW w:w="864" w:type="dxa"/>
          </w:tcPr>
          <w:p w:rsidR="004A5541" w:rsidRDefault="00DE4E0F">
            <w:pPr>
              <w:rPr>
                <w:rFonts w:ascii="宋体" w:hAnsi="宋体" w:cs="宋体"/>
                <w:strike/>
                <w:color w:val="FF0000"/>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recieverList</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收款列表</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JSONArray</w:t>
            </w:r>
          </w:p>
        </w:tc>
        <w:tc>
          <w:tcPr>
            <w:tcW w:w="2680" w:type="dxa"/>
          </w:tcPr>
          <w:p w:rsidR="004A5541" w:rsidRDefault="00F26409">
            <w:pPr>
              <w:rPr>
                <w:rFonts w:ascii="宋体" w:hAnsi="宋体" w:cs="宋体"/>
                <w:color w:val="FF0000"/>
                <w:sz w:val="18"/>
                <w:szCs w:val="18"/>
              </w:rPr>
            </w:pPr>
            <w:hyperlink w:anchor="_代收收款人列表" w:history="1">
              <w:r w:rsidR="00DE4E0F">
                <w:rPr>
                  <w:rStyle w:val="aa"/>
                  <w:rFonts w:hint="default"/>
                  <w:sz w:val="18"/>
                  <w:szCs w:val="18"/>
                </w:rPr>
                <w:t>详细</w:t>
              </w:r>
            </w:hyperlink>
            <w:r w:rsidR="00DE4E0F">
              <w:rPr>
                <w:rFonts w:ascii="宋体" w:hAnsi="宋体" w:cs="宋体" w:hint="eastAsia"/>
                <w:sz w:val="18"/>
                <w:szCs w:val="18"/>
              </w:rPr>
              <w:t xml:space="preserve"> 最多支持2000个</w:t>
            </w: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goodsType</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商品类型</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Long</w:t>
            </w:r>
          </w:p>
        </w:tc>
        <w:tc>
          <w:tcPr>
            <w:tcW w:w="2680" w:type="dxa"/>
          </w:tcPr>
          <w:p w:rsidR="004A5541" w:rsidRDefault="00F26409">
            <w:pPr>
              <w:rPr>
                <w:rFonts w:ascii="宋体" w:hAnsi="宋体" w:cs="宋体"/>
                <w:color w:val="FF0000"/>
                <w:sz w:val="18"/>
                <w:szCs w:val="18"/>
              </w:rPr>
            </w:pPr>
            <w:hyperlink w:anchor="_6.8._商品类型" w:history="1">
              <w:r w:rsidR="00DE4E0F">
                <w:rPr>
                  <w:rStyle w:val="aa"/>
                  <w:rFonts w:hint="default"/>
                  <w:sz w:val="18"/>
                  <w:szCs w:val="18"/>
                </w:rPr>
                <w:t>详细</w:t>
              </w:r>
            </w:hyperlink>
            <w:r w:rsidR="00DE4E0F">
              <w:rPr>
                <w:rStyle w:val="aa"/>
                <w:rFonts w:hint="default"/>
                <w:sz w:val="18"/>
                <w:szCs w:val="18"/>
                <w:u w:val="none"/>
              </w:rPr>
              <w:t xml:space="preserve"> </w:t>
            </w:r>
            <w:r w:rsidR="00DE4E0F">
              <w:rPr>
                <w:rFonts w:ascii="宋体" w:hAnsi="宋体" w:cs="宋体" w:hint="eastAsia"/>
                <w:sz w:val="18"/>
                <w:szCs w:val="18"/>
              </w:rPr>
              <w:t>如为空，默认为0</w:t>
            </w: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goodsNo</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P2P系统标的编号</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String</w:t>
            </w:r>
          </w:p>
        </w:tc>
        <w:tc>
          <w:tcPr>
            <w:tcW w:w="2680" w:type="dxa"/>
          </w:tcPr>
          <w:p w:rsidR="004A5541" w:rsidRDefault="004A5541">
            <w:pPr>
              <w:rPr>
                <w:rFonts w:ascii="宋体" w:hAnsi="宋体" w:cs="宋体"/>
                <w:color w:val="FF0000"/>
                <w:sz w:val="18"/>
                <w:szCs w:val="18"/>
              </w:rPr>
            </w:pP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tradeCode</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业务码</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String</w:t>
            </w:r>
          </w:p>
        </w:tc>
        <w:tc>
          <w:tcPr>
            <w:tcW w:w="2680" w:type="dxa"/>
          </w:tcPr>
          <w:p w:rsidR="004A5541" w:rsidRDefault="00F26409">
            <w:pPr>
              <w:rPr>
                <w:rFonts w:ascii="宋体" w:hAnsi="宋体" w:cs="宋体"/>
                <w:color w:val="FF0000"/>
                <w:sz w:val="18"/>
                <w:szCs w:val="18"/>
              </w:rPr>
            </w:pPr>
            <w:hyperlink w:anchor="_业务码" w:history="1">
              <w:r w:rsidR="00DE4E0F">
                <w:rPr>
                  <w:rStyle w:val="aa"/>
                  <w:rFonts w:hint="default"/>
                  <w:sz w:val="18"/>
                  <w:szCs w:val="18"/>
                </w:rPr>
                <w:t>详细</w:t>
              </w:r>
            </w:hyperlink>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amount</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订单金额</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Long</w:t>
            </w:r>
          </w:p>
        </w:tc>
        <w:tc>
          <w:tcPr>
            <w:tcW w:w="2680" w:type="dxa"/>
          </w:tcPr>
          <w:p w:rsidR="004A5541" w:rsidRDefault="00DE4E0F">
            <w:pPr>
              <w:rPr>
                <w:rFonts w:ascii="宋体" w:hAnsi="宋体" w:cs="宋体"/>
                <w:color w:val="FF0000"/>
                <w:sz w:val="18"/>
                <w:szCs w:val="18"/>
              </w:rPr>
            </w:pPr>
            <w:r>
              <w:rPr>
                <w:rFonts w:ascii="宋体" w:hAnsi="宋体" w:cs="宋体" w:hint="eastAsia"/>
                <w:sz w:val="18"/>
                <w:szCs w:val="18"/>
              </w:rPr>
              <w:t>单位分</w:t>
            </w: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是</w:t>
            </w:r>
          </w:p>
        </w:tc>
      </w:tr>
      <w:tr w:rsidR="004A5541">
        <w:trPr>
          <w:trHeight w:val="90"/>
        </w:trPr>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fee</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手续费</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Long</w:t>
            </w:r>
          </w:p>
        </w:tc>
        <w:tc>
          <w:tcPr>
            <w:tcW w:w="2680" w:type="dxa"/>
          </w:tcPr>
          <w:p w:rsidR="004A5541" w:rsidRDefault="00DE4E0F">
            <w:pPr>
              <w:rPr>
                <w:rFonts w:ascii="宋体" w:hAnsi="宋体" w:cs="宋体"/>
                <w:color w:val="FF0000"/>
                <w:sz w:val="18"/>
                <w:szCs w:val="18"/>
              </w:rPr>
            </w:pPr>
            <w:r>
              <w:rPr>
                <w:rFonts w:ascii="宋体" w:hAnsi="宋体" w:cs="宋体" w:hint="eastAsia"/>
                <w:sz w:val="18"/>
                <w:szCs w:val="18"/>
              </w:rPr>
              <w:t>内扣，单位分。如不收费填0</w:t>
            </w: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validateType</w:t>
            </w:r>
          </w:p>
        </w:tc>
        <w:tc>
          <w:tcPr>
            <w:tcW w:w="1974" w:type="dxa"/>
          </w:tcPr>
          <w:p w:rsidR="004A5541" w:rsidRDefault="00DE4E0F">
            <w:pPr>
              <w:rPr>
                <w:rFonts w:ascii="宋体" w:hAnsi="宋体" w:cs="宋体"/>
                <w:sz w:val="18"/>
                <w:szCs w:val="18"/>
              </w:rPr>
            </w:pPr>
            <w:r>
              <w:rPr>
                <w:rFonts w:ascii="宋体" w:hAnsi="宋体" w:cs="宋体" w:hint="eastAsia"/>
                <w:sz w:val="18"/>
                <w:szCs w:val="18"/>
              </w:rPr>
              <w:t>交易验证方式</w:t>
            </w:r>
          </w:p>
        </w:tc>
        <w:tc>
          <w:tcPr>
            <w:tcW w:w="1134" w:type="dxa"/>
          </w:tcPr>
          <w:p w:rsidR="004A5541" w:rsidRDefault="00DE4E0F">
            <w:pPr>
              <w:rPr>
                <w:rFonts w:ascii="宋体" w:hAnsi="宋体" w:cs="宋体"/>
                <w:sz w:val="18"/>
                <w:szCs w:val="18"/>
              </w:rPr>
            </w:pPr>
            <w:r>
              <w:rPr>
                <w:rFonts w:ascii="宋体" w:hAnsi="宋体" w:cs="宋体" w:hint="eastAsia"/>
                <w:sz w:val="18"/>
                <w:szCs w:val="18"/>
              </w:rPr>
              <w:t>Long</w:t>
            </w:r>
          </w:p>
        </w:tc>
        <w:tc>
          <w:tcPr>
            <w:tcW w:w="2680" w:type="dxa"/>
          </w:tcPr>
          <w:p w:rsidR="004A5541" w:rsidRDefault="00DE4E0F">
            <w:pPr>
              <w:rPr>
                <w:rFonts w:ascii="宋体" w:hAnsi="宋体" w:cs="宋体"/>
                <w:sz w:val="18"/>
                <w:szCs w:val="18"/>
              </w:rPr>
            </w:pPr>
            <w:r>
              <w:rPr>
                <w:rFonts w:ascii="宋体" w:hAnsi="宋体" w:cs="宋体" w:hint="eastAsia"/>
                <w:sz w:val="18"/>
                <w:szCs w:val="18"/>
              </w:rPr>
              <w:t>必须为0</w:t>
            </w:r>
          </w:p>
        </w:tc>
        <w:tc>
          <w:tcPr>
            <w:tcW w:w="864"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frontUrl</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前台通知地址</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String</w:t>
            </w:r>
          </w:p>
        </w:tc>
        <w:tc>
          <w:tcPr>
            <w:tcW w:w="2680" w:type="dxa"/>
          </w:tcPr>
          <w:p w:rsidR="004A5541" w:rsidRDefault="00DE4E0F">
            <w:pPr>
              <w:rPr>
                <w:rFonts w:ascii="宋体" w:hAnsi="宋体" w:cs="宋体"/>
                <w:color w:val="FF0000"/>
                <w:sz w:val="18"/>
                <w:szCs w:val="18"/>
              </w:rPr>
            </w:pPr>
            <w:r>
              <w:rPr>
                <w:rFonts w:ascii="宋体" w:hAnsi="宋体" w:cs="宋体" w:hint="eastAsia"/>
                <w:sz w:val="18"/>
                <w:szCs w:val="18"/>
              </w:rPr>
              <w:t>前台交易时必填</w:t>
            </w: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backUrl</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后台通知地址</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String</w:t>
            </w:r>
          </w:p>
        </w:tc>
        <w:tc>
          <w:tcPr>
            <w:tcW w:w="2680" w:type="dxa"/>
          </w:tcPr>
          <w:p w:rsidR="004A5541" w:rsidRDefault="004A5541">
            <w:pPr>
              <w:rPr>
                <w:rFonts w:ascii="宋体" w:hAnsi="宋体" w:cs="宋体"/>
                <w:color w:val="FF0000"/>
                <w:sz w:val="18"/>
                <w:szCs w:val="18"/>
              </w:rPr>
            </w:pP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color w:val="FF0000"/>
                <w:sz w:val="18"/>
                <w:szCs w:val="18"/>
              </w:rPr>
            </w:pPr>
            <w:r>
              <w:rPr>
                <w:rFonts w:ascii="宋体" w:hAnsi="宋体" w:cs="宋体" w:hint="eastAsia"/>
                <w:sz w:val="18"/>
                <w:szCs w:val="18"/>
              </w:rPr>
              <w:t>ordErexpireDatetime</w:t>
            </w:r>
          </w:p>
        </w:tc>
        <w:tc>
          <w:tcPr>
            <w:tcW w:w="1974" w:type="dxa"/>
          </w:tcPr>
          <w:p w:rsidR="004A5541" w:rsidRDefault="00DE4E0F">
            <w:pPr>
              <w:rPr>
                <w:rFonts w:ascii="宋体" w:hAnsi="宋体" w:cs="宋体"/>
                <w:color w:val="FF0000"/>
                <w:sz w:val="18"/>
                <w:szCs w:val="18"/>
              </w:rPr>
            </w:pPr>
            <w:r>
              <w:rPr>
                <w:rFonts w:ascii="宋体" w:hAnsi="宋体" w:cs="宋体" w:hint="eastAsia"/>
                <w:sz w:val="18"/>
                <w:szCs w:val="18"/>
              </w:rPr>
              <w:t>订单过期时间</w:t>
            </w:r>
          </w:p>
        </w:tc>
        <w:tc>
          <w:tcPr>
            <w:tcW w:w="1134" w:type="dxa"/>
          </w:tcPr>
          <w:p w:rsidR="004A5541" w:rsidRDefault="00DE4E0F">
            <w:pPr>
              <w:rPr>
                <w:rFonts w:ascii="宋体" w:hAnsi="宋体" w:cs="宋体"/>
                <w:color w:val="FF0000"/>
                <w:sz w:val="18"/>
                <w:szCs w:val="18"/>
              </w:rPr>
            </w:pPr>
            <w:r>
              <w:rPr>
                <w:rFonts w:ascii="宋体" w:hAnsi="宋体" w:cs="宋体" w:hint="eastAsia"/>
                <w:sz w:val="18"/>
                <w:szCs w:val="18"/>
              </w:rPr>
              <w:t>String</w:t>
            </w:r>
          </w:p>
        </w:tc>
        <w:tc>
          <w:tcPr>
            <w:tcW w:w="2680" w:type="dxa"/>
          </w:tcPr>
          <w:p w:rsidR="004A5541" w:rsidRDefault="00DE4E0F">
            <w:pPr>
              <w:rPr>
                <w:rFonts w:ascii="宋体" w:hAnsi="宋体" w:cs="宋体"/>
                <w:color w:val="FF0000"/>
                <w:sz w:val="18"/>
                <w:szCs w:val="18"/>
              </w:rPr>
            </w:pPr>
            <w:r>
              <w:rPr>
                <w:rFonts w:ascii="宋体" w:hAnsi="宋体" w:cs="宋体" w:hint="eastAsia"/>
                <w:sz w:val="18"/>
                <w:szCs w:val="18"/>
              </w:rPr>
              <w:t>yyyy-MM-dd HH:mm:ss</w:t>
            </w:r>
          </w:p>
        </w:tc>
        <w:tc>
          <w:tcPr>
            <w:tcW w:w="864" w:type="dxa"/>
          </w:tcPr>
          <w:p w:rsidR="004A5541" w:rsidRDefault="00DE4E0F">
            <w:pPr>
              <w:rPr>
                <w:rFonts w:ascii="宋体" w:hAnsi="宋体" w:cs="宋体"/>
                <w:color w:val="FF0000"/>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payMethod</w:t>
            </w:r>
          </w:p>
        </w:tc>
        <w:tc>
          <w:tcPr>
            <w:tcW w:w="1974" w:type="dxa"/>
          </w:tcPr>
          <w:p w:rsidR="004A5541" w:rsidRDefault="00DE4E0F">
            <w:pPr>
              <w:rPr>
                <w:rFonts w:ascii="宋体" w:hAnsi="宋体" w:cs="宋体"/>
                <w:sz w:val="18"/>
                <w:szCs w:val="18"/>
              </w:rPr>
            </w:pPr>
            <w:r>
              <w:rPr>
                <w:rFonts w:ascii="宋体" w:hAnsi="宋体" w:cs="宋体" w:hint="eastAsia"/>
                <w:sz w:val="18"/>
                <w:szCs w:val="18"/>
              </w:rPr>
              <w:t>支付方式</w:t>
            </w:r>
          </w:p>
        </w:tc>
        <w:tc>
          <w:tcPr>
            <w:tcW w:w="1134" w:type="dxa"/>
          </w:tcPr>
          <w:p w:rsidR="004A5541" w:rsidRDefault="00DE4E0F">
            <w:pPr>
              <w:rPr>
                <w:rFonts w:ascii="宋体" w:hAnsi="宋体" w:cs="宋体"/>
                <w:sz w:val="18"/>
                <w:szCs w:val="18"/>
              </w:rPr>
            </w:pPr>
            <w:r>
              <w:rPr>
                <w:rFonts w:ascii="宋体" w:hAnsi="宋体" w:cs="宋体" w:hint="eastAsia"/>
                <w:sz w:val="18"/>
                <w:szCs w:val="18"/>
              </w:rPr>
              <w:t>JSONObject</w:t>
            </w:r>
          </w:p>
        </w:tc>
        <w:tc>
          <w:tcPr>
            <w:tcW w:w="2680" w:type="dxa"/>
          </w:tcPr>
          <w:p w:rsidR="004A5541" w:rsidRDefault="00F26409">
            <w:pPr>
              <w:rPr>
                <w:rFonts w:ascii="宋体" w:hAnsi="宋体" w:cs="宋体"/>
                <w:sz w:val="18"/>
                <w:szCs w:val="18"/>
              </w:rPr>
            </w:pPr>
            <w:hyperlink w:anchor="_支付通道列表" w:history="1">
              <w:r w:rsidR="00DE4E0F">
                <w:rPr>
                  <w:rStyle w:val="aa"/>
                  <w:rFonts w:hint="default"/>
                  <w:sz w:val="18"/>
                  <w:szCs w:val="18"/>
                </w:rPr>
                <w:t>详细</w:t>
              </w:r>
            </w:hyperlink>
            <w:r w:rsidR="00DE4E0F">
              <w:rPr>
                <w:rStyle w:val="ac"/>
                <w:rFonts w:hint="default"/>
                <w:sz w:val="18"/>
                <w:szCs w:val="18"/>
                <w:u w:val="none"/>
              </w:rPr>
              <w:t xml:space="preserve"> </w:t>
            </w:r>
            <w:r w:rsidR="00DE4E0F">
              <w:rPr>
                <w:rFonts w:ascii="宋体" w:hAnsi="宋体" w:cs="宋体" w:hint="eastAsia"/>
                <w:sz w:val="18"/>
                <w:szCs w:val="18"/>
              </w:rPr>
              <w:t>支付金额等于订单金额</w:t>
            </w:r>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goodsName</w:t>
            </w:r>
          </w:p>
        </w:tc>
        <w:tc>
          <w:tcPr>
            <w:tcW w:w="1974" w:type="dxa"/>
          </w:tcPr>
          <w:p w:rsidR="004A5541" w:rsidRDefault="00DE4E0F">
            <w:pPr>
              <w:rPr>
                <w:rFonts w:ascii="宋体" w:hAnsi="宋体" w:cs="宋体"/>
                <w:sz w:val="18"/>
                <w:szCs w:val="18"/>
              </w:rPr>
            </w:pPr>
            <w:r>
              <w:rPr>
                <w:rFonts w:ascii="宋体" w:hAnsi="宋体" w:cs="宋体" w:hint="eastAsia"/>
                <w:sz w:val="18"/>
                <w:szCs w:val="18"/>
              </w:rPr>
              <w:t>标的名称</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4A5541">
            <w:pPr>
              <w:rPr>
                <w:rFonts w:ascii="宋体" w:hAnsi="宋体" w:cs="宋体"/>
                <w:sz w:val="18"/>
                <w:szCs w:val="18"/>
              </w:rPr>
            </w:pPr>
          </w:p>
        </w:tc>
        <w:tc>
          <w:tcPr>
            <w:tcW w:w="864"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goodsDesc</w:t>
            </w:r>
          </w:p>
        </w:tc>
        <w:tc>
          <w:tcPr>
            <w:tcW w:w="1974" w:type="dxa"/>
          </w:tcPr>
          <w:p w:rsidR="004A5541" w:rsidRDefault="00DE4E0F">
            <w:pPr>
              <w:rPr>
                <w:rFonts w:ascii="宋体" w:hAnsi="宋体" w:cs="宋体"/>
                <w:sz w:val="18"/>
                <w:szCs w:val="18"/>
              </w:rPr>
            </w:pPr>
            <w:r>
              <w:rPr>
                <w:rFonts w:ascii="宋体" w:hAnsi="宋体" w:cs="宋体" w:hint="eastAsia"/>
                <w:sz w:val="18"/>
                <w:szCs w:val="18"/>
              </w:rPr>
              <w:t>标的详情</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4A5541">
            <w:pPr>
              <w:rPr>
                <w:rFonts w:ascii="宋体" w:hAnsi="宋体" w:cs="宋体"/>
                <w:sz w:val="18"/>
                <w:szCs w:val="18"/>
              </w:rPr>
            </w:pPr>
          </w:p>
        </w:tc>
        <w:tc>
          <w:tcPr>
            <w:tcW w:w="864"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industryCode</w:t>
            </w:r>
          </w:p>
        </w:tc>
        <w:tc>
          <w:tcPr>
            <w:tcW w:w="1974" w:type="dxa"/>
          </w:tcPr>
          <w:p w:rsidR="004A5541" w:rsidRDefault="00DE4E0F">
            <w:pPr>
              <w:rPr>
                <w:rFonts w:ascii="宋体" w:hAnsi="宋体" w:cs="宋体"/>
                <w:sz w:val="18"/>
                <w:szCs w:val="18"/>
              </w:rPr>
            </w:pPr>
            <w:r>
              <w:rPr>
                <w:rFonts w:ascii="宋体" w:hAnsi="宋体" w:cs="宋体" w:hint="eastAsia"/>
                <w:sz w:val="18"/>
                <w:szCs w:val="18"/>
              </w:rPr>
              <w:t>行业代码</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F26409">
            <w:pPr>
              <w:rPr>
                <w:rFonts w:ascii="宋体" w:hAnsi="宋体" w:cs="宋体"/>
                <w:sz w:val="18"/>
                <w:szCs w:val="18"/>
              </w:rPr>
            </w:pPr>
            <w:hyperlink w:anchor="_行业代码和行业名称" w:history="1">
              <w:r w:rsidR="00DE4E0F">
                <w:rPr>
                  <w:rStyle w:val="aa"/>
                  <w:rFonts w:hint="default"/>
                  <w:sz w:val="18"/>
                  <w:szCs w:val="18"/>
                </w:rPr>
                <w:t>详细</w:t>
              </w:r>
            </w:hyperlink>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industryName</w:t>
            </w:r>
          </w:p>
        </w:tc>
        <w:tc>
          <w:tcPr>
            <w:tcW w:w="1974" w:type="dxa"/>
          </w:tcPr>
          <w:p w:rsidR="004A5541" w:rsidRDefault="00DE4E0F">
            <w:pPr>
              <w:rPr>
                <w:rFonts w:ascii="宋体" w:hAnsi="宋体" w:cs="宋体"/>
                <w:sz w:val="18"/>
                <w:szCs w:val="18"/>
              </w:rPr>
            </w:pPr>
            <w:r>
              <w:rPr>
                <w:rFonts w:ascii="宋体" w:hAnsi="宋体" w:cs="宋体" w:hint="eastAsia"/>
                <w:sz w:val="18"/>
                <w:szCs w:val="18"/>
              </w:rPr>
              <w:t>行业名称</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F26409">
            <w:pPr>
              <w:rPr>
                <w:rFonts w:ascii="宋体" w:hAnsi="宋体" w:cs="宋体"/>
                <w:sz w:val="18"/>
                <w:szCs w:val="18"/>
              </w:rPr>
            </w:pPr>
            <w:hyperlink w:anchor="_行业代码和行业名称" w:history="1">
              <w:r w:rsidR="00DE4E0F">
                <w:rPr>
                  <w:rStyle w:val="ac"/>
                  <w:rFonts w:hint="default"/>
                  <w:sz w:val="18"/>
                  <w:szCs w:val="18"/>
                </w:rPr>
                <w:t>详细</w:t>
              </w:r>
            </w:hyperlink>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source</w:t>
            </w:r>
          </w:p>
        </w:tc>
        <w:tc>
          <w:tcPr>
            <w:tcW w:w="1974" w:type="dxa"/>
          </w:tcPr>
          <w:p w:rsidR="004A5541" w:rsidRDefault="00DE4E0F">
            <w:pPr>
              <w:rPr>
                <w:rFonts w:ascii="宋体" w:hAnsi="宋体" w:cs="宋体"/>
                <w:sz w:val="18"/>
                <w:szCs w:val="18"/>
              </w:rPr>
            </w:pPr>
            <w:r>
              <w:rPr>
                <w:rFonts w:ascii="宋体" w:hAnsi="宋体" w:cs="宋体" w:hint="eastAsia"/>
                <w:sz w:val="18"/>
                <w:szCs w:val="18"/>
              </w:rPr>
              <w:t>访问终端类型</w:t>
            </w:r>
          </w:p>
        </w:tc>
        <w:tc>
          <w:tcPr>
            <w:tcW w:w="1134" w:type="dxa"/>
          </w:tcPr>
          <w:p w:rsidR="004A5541" w:rsidRDefault="00DE4E0F">
            <w:pPr>
              <w:rPr>
                <w:rFonts w:ascii="宋体" w:hAnsi="宋体" w:cs="宋体"/>
                <w:sz w:val="18"/>
                <w:szCs w:val="18"/>
              </w:rPr>
            </w:pPr>
            <w:r>
              <w:rPr>
                <w:rFonts w:ascii="宋体" w:hAnsi="宋体" w:cs="宋体" w:hint="eastAsia"/>
                <w:sz w:val="18"/>
                <w:szCs w:val="18"/>
              </w:rPr>
              <w:t>Long</w:t>
            </w:r>
          </w:p>
        </w:tc>
        <w:tc>
          <w:tcPr>
            <w:tcW w:w="2680" w:type="dxa"/>
          </w:tcPr>
          <w:p w:rsidR="004A5541" w:rsidRDefault="00F26409">
            <w:pPr>
              <w:rPr>
                <w:rFonts w:ascii="宋体" w:hAnsi="宋体" w:cs="宋体"/>
                <w:sz w:val="18"/>
                <w:szCs w:val="18"/>
              </w:rPr>
            </w:pPr>
            <w:hyperlink w:anchor="_6.11._来源" w:history="1">
              <w:r w:rsidR="00DE4E0F">
                <w:rPr>
                  <w:rStyle w:val="aa"/>
                  <w:rFonts w:hint="default"/>
                  <w:sz w:val="18"/>
                  <w:szCs w:val="18"/>
                </w:rPr>
                <w:t>详细</w:t>
              </w:r>
            </w:hyperlink>
          </w:p>
        </w:tc>
        <w:tc>
          <w:tcPr>
            <w:tcW w:w="864"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summary</w:t>
            </w:r>
          </w:p>
        </w:tc>
        <w:tc>
          <w:tcPr>
            <w:tcW w:w="1974" w:type="dxa"/>
          </w:tcPr>
          <w:p w:rsidR="004A5541" w:rsidRDefault="00DE4E0F">
            <w:pPr>
              <w:rPr>
                <w:rFonts w:ascii="宋体" w:hAnsi="宋体" w:cs="宋体"/>
                <w:sz w:val="18"/>
                <w:szCs w:val="18"/>
              </w:rPr>
            </w:pPr>
            <w:r>
              <w:rPr>
                <w:rFonts w:ascii="宋体" w:hAnsi="宋体" w:cs="宋体" w:hint="eastAsia"/>
                <w:sz w:val="18"/>
                <w:szCs w:val="18"/>
              </w:rPr>
              <w:t>摘要</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DE4E0F">
            <w:pPr>
              <w:rPr>
                <w:rFonts w:ascii="宋体" w:hAnsi="宋体" w:cs="宋体"/>
                <w:sz w:val="18"/>
                <w:szCs w:val="18"/>
              </w:rPr>
            </w:pPr>
            <w:r>
              <w:rPr>
                <w:rFonts w:ascii="宋体" w:hAnsi="宋体" w:cs="宋体" w:hint="eastAsia"/>
                <w:sz w:val="18"/>
                <w:szCs w:val="18"/>
              </w:rPr>
              <w:t>交易内容摘要。最多20个字符</w:t>
            </w:r>
          </w:p>
        </w:tc>
        <w:tc>
          <w:tcPr>
            <w:tcW w:w="864"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817" w:type="dxa"/>
            <w:vMerge/>
          </w:tcPr>
          <w:p w:rsidR="004A5541" w:rsidRDefault="004A5541">
            <w:pPr>
              <w:rPr>
                <w:rFonts w:ascii="宋体" w:hAnsi="宋体" w:cs="宋体"/>
                <w:sz w:val="18"/>
                <w:szCs w:val="18"/>
              </w:rPr>
            </w:pPr>
          </w:p>
        </w:tc>
        <w:tc>
          <w:tcPr>
            <w:tcW w:w="992" w:type="dxa"/>
            <w:vMerge/>
          </w:tcPr>
          <w:p w:rsidR="004A5541" w:rsidRDefault="004A5541">
            <w:pPr>
              <w:rPr>
                <w:rFonts w:ascii="宋体" w:hAnsi="宋体" w:cs="宋体"/>
                <w:sz w:val="18"/>
                <w:szCs w:val="18"/>
              </w:rPr>
            </w:pPr>
          </w:p>
        </w:tc>
        <w:tc>
          <w:tcPr>
            <w:tcW w:w="1995" w:type="dxa"/>
          </w:tcPr>
          <w:p w:rsidR="004A5541" w:rsidRDefault="00DE4E0F">
            <w:pPr>
              <w:rPr>
                <w:rFonts w:ascii="宋体" w:hAnsi="宋体" w:cs="宋体"/>
                <w:sz w:val="18"/>
                <w:szCs w:val="18"/>
              </w:rPr>
            </w:pPr>
            <w:r>
              <w:rPr>
                <w:rFonts w:ascii="宋体" w:hAnsi="宋体" w:cs="宋体" w:hint="eastAsia"/>
                <w:sz w:val="18"/>
                <w:szCs w:val="18"/>
              </w:rPr>
              <w:t>extendInfo</w:t>
            </w:r>
          </w:p>
        </w:tc>
        <w:tc>
          <w:tcPr>
            <w:tcW w:w="1974" w:type="dxa"/>
          </w:tcPr>
          <w:p w:rsidR="004A5541" w:rsidRDefault="00DE4E0F">
            <w:pPr>
              <w:rPr>
                <w:rFonts w:ascii="宋体" w:hAnsi="宋体" w:cs="宋体"/>
                <w:sz w:val="18"/>
                <w:szCs w:val="18"/>
              </w:rPr>
            </w:pPr>
            <w:r>
              <w:rPr>
                <w:rFonts w:ascii="宋体" w:hAnsi="宋体" w:cs="宋体" w:hint="eastAsia"/>
                <w:sz w:val="18"/>
                <w:szCs w:val="18"/>
              </w:rPr>
              <w:t>扩展参数</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0" w:type="dxa"/>
          </w:tcPr>
          <w:p w:rsidR="004A5541" w:rsidRDefault="00DE4E0F">
            <w:pPr>
              <w:rPr>
                <w:rFonts w:ascii="宋体" w:hAnsi="宋体" w:cs="宋体"/>
                <w:sz w:val="18"/>
                <w:szCs w:val="18"/>
              </w:rPr>
            </w:pPr>
            <w:r>
              <w:rPr>
                <w:rFonts w:ascii="宋体" w:hAnsi="宋体" w:cs="宋体" w:hint="eastAsia"/>
                <w:sz w:val="18"/>
                <w:szCs w:val="18"/>
              </w:rPr>
              <w:t>响应参数中将原样返回</w:t>
            </w:r>
          </w:p>
        </w:tc>
        <w:tc>
          <w:tcPr>
            <w:tcW w:w="864" w:type="dxa"/>
          </w:tcPr>
          <w:p w:rsidR="004A5541" w:rsidRDefault="00DE4E0F">
            <w:pPr>
              <w:rPr>
                <w:rFonts w:ascii="宋体" w:hAnsi="宋体" w:cs="宋体"/>
                <w:sz w:val="18"/>
                <w:szCs w:val="18"/>
              </w:rPr>
            </w:pPr>
            <w:r>
              <w:rPr>
                <w:rFonts w:ascii="宋体" w:hAnsi="宋体" w:cs="宋体" w:hint="eastAsia"/>
                <w:sz w:val="18"/>
                <w:szCs w:val="18"/>
              </w:rPr>
              <w:t>否</w:t>
            </w:r>
          </w:p>
        </w:tc>
      </w:tr>
    </w:tbl>
    <w:p w:rsidR="004A5541" w:rsidRDefault="00DE4E0F">
      <w:pPr>
        <w:pStyle w:val="4"/>
      </w:pPr>
      <w:r>
        <w:rPr>
          <w:rFonts w:hint="eastAsia"/>
        </w:rPr>
        <w:t>响应参数说明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685"/>
        <w:gridCol w:w="859"/>
      </w:tblGrid>
      <w:tr w:rsidR="004A5541">
        <w:tc>
          <w:tcPr>
            <w:tcW w:w="3510" w:type="dxa"/>
            <w:gridSpan w:val="2"/>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字段名</w:t>
            </w:r>
          </w:p>
        </w:tc>
        <w:tc>
          <w:tcPr>
            <w:tcW w:w="2268"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说明</w:t>
            </w:r>
          </w:p>
        </w:tc>
        <w:tc>
          <w:tcPr>
            <w:tcW w:w="1134"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参数类型</w:t>
            </w:r>
          </w:p>
        </w:tc>
        <w:tc>
          <w:tcPr>
            <w:tcW w:w="2685"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取值</w:t>
            </w:r>
          </w:p>
        </w:tc>
        <w:tc>
          <w:tcPr>
            <w:tcW w:w="859" w:type="dxa"/>
            <w:shd w:val="clear" w:color="auto" w:fill="B8CCE4"/>
          </w:tcPr>
          <w:p w:rsidR="004A5541" w:rsidRDefault="00DE4E0F">
            <w:pPr>
              <w:rPr>
                <w:rFonts w:ascii="宋体" w:hAnsi="宋体" w:cs="宋体"/>
                <w:b/>
                <w:bCs/>
                <w:sz w:val="18"/>
                <w:szCs w:val="18"/>
              </w:rPr>
            </w:pPr>
            <w:r>
              <w:rPr>
                <w:rFonts w:ascii="宋体" w:hAnsi="宋体" w:cs="宋体" w:hint="eastAsia"/>
                <w:b/>
                <w:bCs/>
                <w:sz w:val="18"/>
                <w:szCs w:val="18"/>
              </w:rPr>
              <w:t>必填</w:t>
            </w:r>
          </w:p>
        </w:tc>
      </w:tr>
      <w:tr w:rsidR="004A5541">
        <w:tc>
          <w:tcPr>
            <w:tcW w:w="3510" w:type="dxa"/>
            <w:gridSpan w:val="2"/>
          </w:tcPr>
          <w:p w:rsidR="004A5541" w:rsidRDefault="00DE4E0F">
            <w:pPr>
              <w:rPr>
                <w:rFonts w:ascii="宋体" w:hAnsi="宋体" w:cs="宋体"/>
                <w:sz w:val="18"/>
                <w:szCs w:val="18"/>
              </w:rPr>
            </w:pPr>
            <w:r>
              <w:rPr>
                <w:rFonts w:ascii="宋体" w:hAnsi="宋体" w:cs="宋体" w:hint="eastAsia"/>
                <w:sz w:val="18"/>
                <w:szCs w:val="18"/>
              </w:rPr>
              <w:t>status</w:t>
            </w:r>
          </w:p>
        </w:tc>
        <w:tc>
          <w:tcPr>
            <w:tcW w:w="2268" w:type="dxa"/>
          </w:tcPr>
          <w:p w:rsidR="004A5541" w:rsidRDefault="00DE4E0F">
            <w:pPr>
              <w:rPr>
                <w:rFonts w:ascii="宋体" w:hAnsi="宋体" w:cs="宋体"/>
                <w:sz w:val="18"/>
                <w:szCs w:val="18"/>
              </w:rPr>
            </w:pPr>
            <w:r>
              <w:rPr>
                <w:rFonts w:ascii="宋体" w:hAnsi="宋体" w:cs="宋体" w:hint="eastAsia"/>
                <w:sz w:val="18"/>
                <w:szCs w:val="18"/>
              </w:rPr>
              <w:t>服务调用是否成功</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5"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OK成功；error失败</w:t>
            </w:r>
          </w:p>
        </w:tc>
        <w:tc>
          <w:tcPr>
            <w:tcW w:w="859"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c>
          <w:tcPr>
            <w:tcW w:w="1384" w:type="dxa"/>
            <w:vMerge w:val="restart"/>
            <w:vAlign w:val="center"/>
          </w:tcPr>
          <w:p w:rsidR="004A5541" w:rsidRDefault="00DE4E0F">
            <w:pPr>
              <w:jc w:val="center"/>
              <w:rPr>
                <w:rFonts w:ascii="宋体" w:hAnsi="宋体" w:cs="宋体"/>
                <w:sz w:val="18"/>
                <w:szCs w:val="18"/>
              </w:rPr>
            </w:pPr>
            <w:r>
              <w:rPr>
                <w:rFonts w:ascii="宋体" w:hAnsi="宋体" w:cs="宋体" w:hint="eastAsia"/>
                <w:sz w:val="18"/>
                <w:szCs w:val="18"/>
              </w:rPr>
              <w:t>signedValue</w:t>
            </w:r>
          </w:p>
        </w:tc>
        <w:tc>
          <w:tcPr>
            <w:tcW w:w="9072" w:type="dxa"/>
            <w:gridSpan w:val="5"/>
          </w:tcPr>
          <w:p w:rsidR="004A5541" w:rsidRDefault="00DE4E0F">
            <w:pPr>
              <w:jc w:val="center"/>
              <w:rPr>
                <w:rFonts w:ascii="宋体" w:hAnsi="宋体" w:cs="宋体"/>
                <w:sz w:val="18"/>
                <w:szCs w:val="18"/>
              </w:rPr>
            </w:pPr>
            <w:r>
              <w:rPr>
                <w:rFonts w:ascii="宋体" w:hAnsi="宋体" w:cs="宋体" w:hint="eastAsia"/>
                <w:color w:val="7F7F7F" w:themeColor="text1" w:themeTint="80"/>
                <w:sz w:val="18"/>
                <w:szCs w:val="18"/>
              </w:rPr>
              <w:t>服务调用成功后的返回结果，是一个嵌套的String类型的JSON对象，仅当status=OK时有效</w:t>
            </w:r>
          </w:p>
        </w:tc>
      </w:tr>
      <w:tr w:rsidR="004A5541">
        <w:trPr>
          <w:trHeight w:val="335"/>
        </w:trPr>
        <w:tc>
          <w:tcPr>
            <w:tcW w:w="1384" w:type="dxa"/>
            <w:vMerge/>
          </w:tcPr>
          <w:p w:rsidR="004A5541" w:rsidRDefault="004A5541">
            <w:pPr>
              <w:rPr>
                <w:rFonts w:ascii="宋体" w:hAnsi="宋体" w:cs="宋体"/>
                <w:sz w:val="18"/>
                <w:szCs w:val="18"/>
              </w:rPr>
            </w:pPr>
          </w:p>
        </w:tc>
        <w:tc>
          <w:tcPr>
            <w:tcW w:w="2126"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payStatus</w:t>
            </w:r>
          </w:p>
        </w:tc>
        <w:tc>
          <w:tcPr>
            <w:tcW w:w="2268"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支付状态</w:t>
            </w:r>
          </w:p>
        </w:tc>
        <w:tc>
          <w:tcPr>
            <w:tcW w:w="113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String</w:t>
            </w:r>
          </w:p>
        </w:tc>
        <w:tc>
          <w:tcPr>
            <w:tcW w:w="268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成功：success</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进行中：pending</w:t>
            </w:r>
          </w:p>
          <w:p w:rsidR="004A5541" w:rsidRDefault="00DE4E0F">
            <w:pPr>
              <w:rPr>
                <w:rFonts w:ascii="宋体" w:hAnsi="宋体" w:cs="宋体"/>
                <w:sz w:val="18"/>
                <w:szCs w:val="18"/>
              </w:rPr>
            </w:pPr>
            <w:r>
              <w:rPr>
                <w:rFonts w:asciiTheme="minorEastAsia" w:eastAsiaTheme="minorEastAsia" w:hAnsiTheme="minorEastAsia" w:hint="eastAsia"/>
                <w:sz w:val="18"/>
                <w:szCs w:val="18"/>
              </w:rPr>
              <w:t>失败：fail</w:t>
            </w:r>
          </w:p>
        </w:tc>
        <w:tc>
          <w:tcPr>
            <w:tcW w:w="859"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宋体" w:hAnsi="宋体" w:cs="宋体"/>
                <w:sz w:val="18"/>
                <w:szCs w:val="18"/>
              </w:rPr>
            </w:pPr>
          </w:p>
        </w:tc>
        <w:tc>
          <w:tcPr>
            <w:tcW w:w="2126"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payFailMessage</w:t>
            </w:r>
          </w:p>
        </w:tc>
        <w:tc>
          <w:tcPr>
            <w:tcW w:w="2268"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支付失败信息</w:t>
            </w:r>
          </w:p>
        </w:tc>
        <w:tc>
          <w:tcPr>
            <w:tcW w:w="113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String</w:t>
            </w:r>
          </w:p>
        </w:tc>
        <w:tc>
          <w:tcPr>
            <w:tcW w:w="2685"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只有payStatus为fail时有效</w:t>
            </w:r>
          </w:p>
        </w:tc>
        <w:tc>
          <w:tcPr>
            <w:tcW w:w="859"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否</w:t>
            </w:r>
          </w:p>
        </w:tc>
      </w:tr>
      <w:tr w:rsidR="004A5541">
        <w:trPr>
          <w:trHeight w:val="335"/>
        </w:trPr>
        <w:tc>
          <w:tcPr>
            <w:tcW w:w="1384" w:type="dxa"/>
            <w:vMerge/>
          </w:tcPr>
          <w:p w:rsidR="004A5541" w:rsidRDefault="004A5541">
            <w:pPr>
              <w:rPr>
                <w:rFonts w:ascii="宋体" w:hAnsi="宋体" w:cs="宋体"/>
                <w:sz w:val="18"/>
                <w:szCs w:val="18"/>
              </w:rPr>
            </w:pPr>
          </w:p>
        </w:tc>
        <w:tc>
          <w:tcPr>
            <w:tcW w:w="2126" w:type="dxa"/>
          </w:tcPr>
          <w:p w:rsidR="004A5541" w:rsidRDefault="00DE4E0F">
            <w:pPr>
              <w:rPr>
                <w:rFonts w:ascii="宋体" w:hAnsi="宋体" w:cs="宋体"/>
                <w:sz w:val="18"/>
                <w:szCs w:val="18"/>
              </w:rPr>
            </w:pPr>
            <w:r>
              <w:rPr>
                <w:rFonts w:ascii="宋体" w:hAnsi="宋体" w:cs="宋体" w:hint="eastAsia"/>
                <w:sz w:val="18"/>
                <w:szCs w:val="18"/>
              </w:rPr>
              <w:t>bizUserId</w:t>
            </w:r>
          </w:p>
        </w:tc>
        <w:tc>
          <w:tcPr>
            <w:tcW w:w="2268" w:type="dxa"/>
          </w:tcPr>
          <w:p w:rsidR="004A5541" w:rsidRDefault="00DE4E0F">
            <w:pPr>
              <w:rPr>
                <w:rFonts w:ascii="宋体" w:hAnsi="宋体" w:cs="宋体"/>
                <w:sz w:val="18"/>
                <w:szCs w:val="18"/>
              </w:rPr>
            </w:pPr>
            <w:r>
              <w:rPr>
                <w:rFonts w:ascii="宋体" w:hAnsi="宋体" w:cs="宋体" w:hint="eastAsia"/>
                <w:sz w:val="18"/>
                <w:szCs w:val="18"/>
              </w:rPr>
              <w:t>P2P系统用户唯一编号</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5" w:type="dxa"/>
          </w:tcPr>
          <w:p w:rsidR="004A5541" w:rsidRDefault="00DE4E0F">
            <w:pPr>
              <w:rPr>
                <w:rFonts w:ascii="宋体" w:hAnsi="宋体" w:cs="宋体"/>
                <w:sz w:val="18"/>
                <w:szCs w:val="18"/>
              </w:rPr>
            </w:pPr>
            <w:r>
              <w:rPr>
                <w:rFonts w:ascii="宋体" w:hAnsi="宋体" w:cs="宋体" w:hint="eastAsia"/>
                <w:sz w:val="18"/>
                <w:szCs w:val="18"/>
              </w:rPr>
              <w:t>付款人</w:t>
            </w:r>
          </w:p>
        </w:tc>
        <w:tc>
          <w:tcPr>
            <w:tcW w:w="859" w:type="dxa"/>
          </w:tcPr>
          <w:p w:rsidR="004A5541" w:rsidRDefault="00DE4E0F">
            <w:pPr>
              <w:rPr>
                <w:rFonts w:ascii="宋体" w:hAnsi="宋体" w:cs="宋体"/>
                <w:sz w:val="18"/>
                <w:szCs w:val="18"/>
              </w:rPr>
            </w:pPr>
            <w:r>
              <w:rPr>
                <w:rFonts w:ascii="宋体" w:hAnsi="宋体" w:cs="宋体" w:hint="eastAsia"/>
                <w:sz w:val="18"/>
                <w:szCs w:val="18"/>
              </w:rPr>
              <w:t>是</w:t>
            </w:r>
          </w:p>
        </w:tc>
      </w:tr>
      <w:tr w:rsidR="004A5541">
        <w:trPr>
          <w:trHeight w:val="335"/>
        </w:trPr>
        <w:tc>
          <w:tcPr>
            <w:tcW w:w="1384" w:type="dxa"/>
            <w:vMerge/>
          </w:tcPr>
          <w:p w:rsidR="004A5541" w:rsidRDefault="004A5541">
            <w:pPr>
              <w:rPr>
                <w:rFonts w:ascii="宋体" w:hAnsi="宋体" w:cs="宋体"/>
                <w:sz w:val="18"/>
                <w:szCs w:val="18"/>
              </w:rPr>
            </w:pPr>
          </w:p>
        </w:tc>
        <w:tc>
          <w:tcPr>
            <w:tcW w:w="2126"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orderNo</w:t>
            </w:r>
          </w:p>
        </w:tc>
        <w:tc>
          <w:tcPr>
            <w:tcW w:w="2268"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存管通订单号</w:t>
            </w:r>
          </w:p>
        </w:tc>
        <w:tc>
          <w:tcPr>
            <w:tcW w:w="113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String</w:t>
            </w:r>
          </w:p>
        </w:tc>
        <w:tc>
          <w:tcPr>
            <w:tcW w:w="2685" w:type="dxa"/>
          </w:tcPr>
          <w:p w:rsidR="004A5541" w:rsidRDefault="004A5541">
            <w:pPr>
              <w:rPr>
                <w:rFonts w:ascii="宋体" w:hAnsi="宋体" w:cs="宋体"/>
                <w:sz w:val="18"/>
                <w:szCs w:val="18"/>
              </w:rPr>
            </w:pPr>
          </w:p>
        </w:tc>
        <w:tc>
          <w:tcPr>
            <w:tcW w:w="859" w:type="dxa"/>
            <w:vAlign w:val="center"/>
          </w:tcPr>
          <w:p w:rsidR="004A5541" w:rsidRDefault="00DE4E0F">
            <w:pPr>
              <w:rPr>
                <w:rFonts w:ascii="宋体" w:hAnsi="宋体" w:cs="宋体"/>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宋体" w:hAnsi="宋体" w:cs="宋体"/>
                <w:sz w:val="18"/>
                <w:szCs w:val="18"/>
              </w:rPr>
            </w:pPr>
          </w:p>
        </w:tc>
        <w:tc>
          <w:tcPr>
            <w:tcW w:w="2126"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bizOrderNo</w:t>
            </w:r>
          </w:p>
        </w:tc>
        <w:tc>
          <w:tcPr>
            <w:tcW w:w="2268"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P2P系统订单号</w:t>
            </w:r>
          </w:p>
        </w:tc>
        <w:tc>
          <w:tcPr>
            <w:tcW w:w="1134"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String</w:t>
            </w:r>
          </w:p>
        </w:tc>
        <w:tc>
          <w:tcPr>
            <w:tcW w:w="2685" w:type="dxa"/>
          </w:tcPr>
          <w:p w:rsidR="004A5541" w:rsidRDefault="004A5541">
            <w:pPr>
              <w:rPr>
                <w:rFonts w:ascii="宋体" w:hAnsi="宋体" w:cs="宋体"/>
                <w:sz w:val="18"/>
                <w:szCs w:val="18"/>
              </w:rPr>
            </w:pPr>
          </w:p>
        </w:tc>
        <w:tc>
          <w:tcPr>
            <w:tcW w:w="859"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是</w:t>
            </w:r>
          </w:p>
        </w:tc>
      </w:tr>
      <w:tr w:rsidR="004A5541">
        <w:trPr>
          <w:trHeight w:val="335"/>
        </w:trPr>
        <w:tc>
          <w:tcPr>
            <w:tcW w:w="1384" w:type="dxa"/>
            <w:vMerge/>
          </w:tcPr>
          <w:p w:rsidR="004A5541" w:rsidRDefault="004A5541">
            <w:pPr>
              <w:rPr>
                <w:rFonts w:ascii="宋体" w:hAnsi="宋体" w:cs="宋体"/>
                <w:sz w:val="18"/>
                <w:szCs w:val="18"/>
              </w:rPr>
            </w:pPr>
          </w:p>
        </w:tc>
        <w:tc>
          <w:tcPr>
            <w:tcW w:w="2126" w:type="dxa"/>
          </w:tcPr>
          <w:p w:rsidR="004A5541" w:rsidRDefault="00DE4E0F">
            <w:pPr>
              <w:rPr>
                <w:rFonts w:ascii="宋体" w:hAnsi="宋体" w:cs="宋体"/>
                <w:sz w:val="18"/>
                <w:szCs w:val="18"/>
              </w:rPr>
            </w:pPr>
            <w:r>
              <w:rPr>
                <w:rFonts w:asciiTheme="minorEastAsia" w:eastAsiaTheme="minorEastAsia" w:hAnsiTheme="minorEastAsia"/>
                <w:sz w:val="18"/>
                <w:szCs w:val="18"/>
              </w:rPr>
              <w:t>pay</w:t>
            </w:r>
            <w:r>
              <w:rPr>
                <w:rFonts w:asciiTheme="minorEastAsia" w:eastAsiaTheme="minorEastAsia" w:hAnsiTheme="minorEastAsia" w:hint="eastAsia"/>
                <w:sz w:val="18"/>
                <w:szCs w:val="18"/>
              </w:rPr>
              <w:t>C</w:t>
            </w:r>
            <w:r>
              <w:rPr>
                <w:rFonts w:asciiTheme="minorEastAsia" w:eastAsiaTheme="minorEastAsia" w:hAnsiTheme="minorEastAsia"/>
                <w:sz w:val="18"/>
                <w:szCs w:val="18"/>
              </w:rPr>
              <w:t>ode</w:t>
            </w:r>
          </w:p>
        </w:tc>
        <w:tc>
          <w:tcPr>
            <w:tcW w:w="2268"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POS支付的付款码</w:t>
            </w:r>
          </w:p>
        </w:tc>
        <w:tc>
          <w:tcPr>
            <w:tcW w:w="1134" w:type="dxa"/>
          </w:tcPr>
          <w:p w:rsidR="004A5541" w:rsidRDefault="004A5541">
            <w:pPr>
              <w:rPr>
                <w:rFonts w:ascii="宋体" w:hAnsi="宋体" w:cs="宋体"/>
                <w:sz w:val="18"/>
                <w:szCs w:val="18"/>
              </w:rPr>
            </w:pPr>
          </w:p>
        </w:tc>
        <w:tc>
          <w:tcPr>
            <w:tcW w:w="2685"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6位数字 订单POS支付时必传</w:t>
            </w:r>
          </w:p>
        </w:tc>
        <w:tc>
          <w:tcPr>
            <w:tcW w:w="859"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否</w:t>
            </w:r>
          </w:p>
        </w:tc>
      </w:tr>
      <w:tr w:rsidR="004A5541">
        <w:trPr>
          <w:trHeight w:val="335"/>
        </w:trPr>
        <w:tc>
          <w:tcPr>
            <w:tcW w:w="1384" w:type="dxa"/>
            <w:vMerge/>
          </w:tcPr>
          <w:p w:rsidR="004A5541" w:rsidRDefault="004A5541">
            <w:pPr>
              <w:rPr>
                <w:rFonts w:ascii="宋体" w:hAnsi="宋体" w:cs="宋体"/>
                <w:sz w:val="18"/>
                <w:szCs w:val="18"/>
              </w:rPr>
            </w:pPr>
          </w:p>
        </w:tc>
        <w:tc>
          <w:tcPr>
            <w:tcW w:w="2126" w:type="dxa"/>
          </w:tcPr>
          <w:p w:rsidR="004A5541" w:rsidRDefault="00DE4E0F">
            <w:pPr>
              <w:rPr>
                <w:rFonts w:ascii="宋体" w:hAnsi="宋体" w:cs="宋体"/>
                <w:sz w:val="18"/>
                <w:szCs w:val="18"/>
              </w:rPr>
            </w:pPr>
            <w:r>
              <w:rPr>
                <w:rFonts w:ascii="宋体" w:hAnsi="宋体" w:cs="宋体" w:hint="eastAsia"/>
                <w:sz w:val="18"/>
                <w:szCs w:val="18"/>
              </w:rPr>
              <w:t>extendInfo</w:t>
            </w:r>
          </w:p>
        </w:tc>
        <w:tc>
          <w:tcPr>
            <w:tcW w:w="2268" w:type="dxa"/>
          </w:tcPr>
          <w:p w:rsidR="004A5541" w:rsidRDefault="00DE4E0F">
            <w:pPr>
              <w:rPr>
                <w:rFonts w:ascii="宋体" w:hAnsi="宋体" w:cs="宋体"/>
                <w:sz w:val="18"/>
                <w:szCs w:val="18"/>
              </w:rPr>
            </w:pPr>
            <w:r>
              <w:rPr>
                <w:rFonts w:ascii="宋体" w:hAnsi="宋体" w:cs="宋体" w:hint="eastAsia"/>
                <w:sz w:val="18"/>
                <w:szCs w:val="18"/>
              </w:rPr>
              <w:t>扩展参数</w:t>
            </w:r>
          </w:p>
        </w:tc>
        <w:tc>
          <w:tcPr>
            <w:tcW w:w="1134" w:type="dxa"/>
          </w:tcPr>
          <w:p w:rsidR="004A5541" w:rsidRDefault="00DE4E0F">
            <w:pPr>
              <w:rPr>
                <w:rFonts w:ascii="宋体" w:hAnsi="宋体" w:cs="宋体"/>
                <w:sz w:val="18"/>
                <w:szCs w:val="18"/>
              </w:rPr>
            </w:pPr>
            <w:r>
              <w:rPr>
                <w:rFonts w:ascii="宋体" w:hAnsi="宋体" w:cs="宋体" w:hint="eastAsia"/>
                <w:sz w:val="18"/>
                <w:szCs w:val="18"/>
              </w:rPr>
              <w:t>String</w:t>
            </w:r>
          </w:p>
        </w:tc>
        <w:tc>
          <w:tcPr>
            <w:tcW w:w="2685" w:type="dxa"/>
          </w:tcPr>
          <w:p w:rsidR="004A5541" w:rsidRDefault="00DE4E0F">
            <w:pPr>
              <w:rPr>
                <w:rFonts w:ascii="宋体" w:hAnsi="宋体" w:cs="宋体"/>
                <w:sz w:val="18"/>
                <w:szCs w:val="18"/>
              </w:rPr>
            </w:pPr>
            <w:r>
              <w:rPr>
                <w:rFonts w:asciiTheme="minorEastAsia" w:eastAsiaTheme="minorEastAsia" w:hAnsiTheme="minorEastAsia" w:hint="eastAsia"/>
                <w:sz w:val="18"/>
                <w:szCs w:val="18"/>
              </w:rPr>
              <w:t>原样返回</w:t>
            </w:r>
          </w:p>
        </w:tc>
        <w:tc>
          <w:tcPr>
            <w:tcW w:w="859" w:type="dxa"/>
          </w:tcPr>
          <w:p w:rsidR="004A5541" w:rsidRDefault="00DE4E0F">
            <w:pPr>
              <w:rPr>
                <w:rFonts w:ascii="宋体" w:hAnsi="宋体" w:cs="宋体"/>
                <w:sz w:val="18"/>
                <w:szCs w:val="18"/>
              </w:rPr>
            </w:pPr>
            <w:r>
              <w:rPr>
                <w:rFonts w:ascii="宋体" w:hAnsi="宋体" w:cs="宋体"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签名</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5" w:type="dxa"/>
            <w:vAlign w:val="center"/>
          </w:tcPr>
          <w:p w:rsidR="004A5541" w:rsidRDefault="004A5541">
            <w:pPr>
              <w:rPr>
                <w:rFonts w:asciiTheme="minorEastAsia" w:eastAsiaTheme="minorEastAsia" w:hAnsiTheme="minorEastAsia"/>
                <w:sz w:val="18"/>
                <w:szCs w:val="18"/>
              </w:rPr>
            </w:pPr>
          </w:p>
        </w:tc>
        <w:tc>
          <w:tcPr>
            <w:tcW w:w="8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68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85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bookmarkStart w:id="206" w:name="_Toc19677"/>
    </w:p>
    <w:p w:rsidR="004A5541" w:rsidRDefault="00DE4E0F">
      <w:pPr>
        <w:pStyle w:val="2"/>
        <w:numPr>
          <w:ilvl w:val="1"/>
          <w:numId w:val="1"/>
        </w:numPr>
        <w:rPr>
          <w:rFonts w:asciiTheme="minorEastAsia" w:eastAsiaTheme="minorEastAsia" w:hAnsiTheme="minorEastAsia"/>
        </w:rPr>
      </w:pPr>
      <w:bookmarkStart w:id="207" w:name="_Toc3224"/>
      <w:bookmarkStart w:id="208" w:name="_Toc484099884"/>
      <w:r>
        <w:rPr>
          <w:rFonts w:asciiTheme="minorEastAsia" w:eastAsiaTheme="minorEastAsia" w:hAnsiTheme="minorEastAsia" w:hint="eastAsia"/>
        </w:rPr>
        <w:t>其它辅助类接口</w:t>
      </w:r>
      <w:bookmarkEnd w:id="207"/>
      <w:bookmarkEnd w:id="208"/>
    </w:p>
    <w:p w:rsidR="004A5541" w:rsidRDefault="00DE4E0F">
      <w:pPr>
        <w:pStyle w:val="3"/>
        <w:numPr>
          <w:ilvl w:val="2"/>
          <w:numId w:val="1"/>
        </w:numPr>
        <w:rPr>
          <w:rFonts w:asciiTheme="minorEastAsia" w:eastAsiaTheme="minorEastAsia" w:hAnsiTheme="minorEastAsia"/>
        </w:rPr>
      </w:pPr>
      <w:bookmarkStart w:id="209" w:name="_Toc484099885"/>
      <w:bookmarkStart w:id="210" w:name="_Toc541"/>
      <w:r>
        <w:rPr>
          <w:rFonts w:asciiTheme="minorEastAsia" w:eastAsiaTheme="minorEastAsia" w:hAnsiTheme="minorEastAsia" w:hint="eastAsia"/>
        </w:rPr>
        <w:t>通联通头寸查询</w:t>
      </w:r>
      <w:bookmarkEnd w:id="209"/>
      <w:bookmarkEnd w:id="210"/>
    </w:p>
    <w:p w:rsidR="004A5541" w:rsidRDefault="00DE4E0F">
      <w:pPr>
        <w:rPr>
          <w:rFonts w:eastAsiaTheme="minorEastAsia"/>
        </w:rPr>
      </w:pPr>
      <w:r>
        <w:rPr>
          <w:rFonts w:asciiTheme="minorEastAsia" w:eastAsiaTheme="minorEastAsia" w:hAnsiTheme="minorEastAsia" w:hint="eastAsia"/>
        </w:rPr>
        <w:t>接口调用说明：如果出金渠道使用通联通代付，那么该接口用于查询P2P平台在通联的代付头寸余额，如果头寸余额充足，可以发起T0提现，提现资金当日到账。</w:t>
      </w: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timestamp</w:t>
            </w:r>
          </w:p>
        </w:tc>
        <w:tc>
          <w:tcPr>
            <w:tcW w:w="2268"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请求时间戳</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hint="eastAsia"/>
                <w:color w:val="000000"/>
                <w:sz w:val="18"/>
                <w:szCs w:val="18"/>
              </w:rPr>
              <w:t>格式：</w:t>
            </w:r>
            <w:r>
              <w:rPr>
                <w:rFonts w:asciiTheme="minorEastAsia" w:eastAsiaTheme="minorEastAsia" w:hAnsiTheme="minorEastAsia"/>
                <w:sz w:val="18"/>
                <w:szCs w:val="18"/>
              </w:rPr>
              <w:t>yyyy-MM-ddHH:mm:ss</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是</w:t>
            </w:r>
          </w:p>
        </w:tc>
      </w:tr>
      <w:tr w:rsidR="004A5541">
        <w:tc>
          <w:tcPr>
            <w:tcW w:w="3510" w:type="dxa"/>
            <w:gridSpan w:val="3"/>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v</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接口版本(现为1.0)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req</w:t>
            </w:r>
          </w:p>
        </w:tc>
        <w:tc>
          <w:tcPr>
            <w:tcW w:w="9639" w:type="dxa"/>
            <w:gridSpan w:val="6"/>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服务请求的JSON对象，参与签名，非必填参数在报文可出现，也可不出现</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service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服务对象</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MerchantService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2693"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method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调用方法</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queryReserveFundBalance</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param</w:t>
            </w:r>
          </w:p>
        </w:tc>
        <w:tc>
          <w:tcPr>
            <w:tcW w:w="8647" w:type="dxa"/>
            <w:gridSpan w:val="5"/>
          </w:tcPr>
          <w:p w:rsidR="004A5541" w:rsidRDefault="00DE4E0F">
            <w:pPr>
              <w:jc w:val="center"/>
              <w:rPr>
                <w:rFonts w:asciiTheme="minorEastAsia" w:eastAsiaTheme="minorEastAsia" w:hAnsiTheme="minorEastAsia"/>
                <w:color w:val="FF0000"/>
                <w:sz w:val="18"/>
                <w:szCs w:val="18"/>
              </w:rPr>
            </w:pPr>
            <w:r>
              <w:rPr>
                <w:rFonts w:asciiTheme="minorEastAsia" w:eastAsiaTheme="minorEastAsia" w:hAnsiTheme="minorEastAsia" w:hint="eastAsia"/>
                <w:color w:val="7E7E7E"/>
                <w:sz w:val="18"/>
                <w:szCs w:val="18"/>
              </w:rPr>
              <w:t>请求参数，嵌套的JSON对象，key为参数名称，value为参数值</w:t>
            </w:r>
          </w:p>
        </w:tc>
      </w:tr>
      <w:tr w:rsidR="004A5541">
        <w:tc>
          <w:tcPr>
            <w:tcW w:w="817" w:type="dxa"/>
            <w:vMerge/>
          </w:tcPr>
          <w:p w:rsidR="004A5541" w:rsidRDefault="004A5541">
            <w:pPr>
              <w:rPr>
                <w:rFonts w:asciiTheme="minorEastAsia" w:eastAsiaTheme="minorEastAsia" w:hAnsiTheme="minorEastAsia"/>
                <w:sz w:val="18"/>
                <w:szCs w:val="18"/>
              </w:rPr>
            </w:pPr>
          </w:p>
        </w:tc>
        <w:tc>
          <w:tcPr>
            <w:tcW w:w="992" w:type="dxa"/>
            <w:vMerge/>
          </w:tcPr>
          <w:p w:rsidR="004A5541" w:rsidRDefault="004A5541">
            <w:pPr>
              <w:rPr>
                <w:rFonts w:asciiTheme="minorEastAsia" w:eastAsiaTheme="minorEastAsia" w:hAnsiTheme="minorEastAsia"/>
                <w:sz w:val="18"/>
                <w:szCs w:val="18"/>
              </w:rPr>
            </w:pPr>
          </w:p>
        </w:tc>
        <w:tc>
          <w:tcPr>
            <w:tcW w:w="170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sysid</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分配的系统编号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bl>
    <w:p w:rsidR="004A5541" w:rsidRDefault="004A5541">
      <w:pPr>
        <w:rPr>
          <w:rFonts w:asciiTheme="minorEastAsia" w:eastAsiaTheme="minorEastAsia" w:hAnsiTheme="minorEastAsia"/>
        </w:rPr>
      </w:pPr>
    </w:p>
    <w:p w:rsidR="004A5541" w:rsidRDefault="00DE4E0F">
      <w:pPr>
        <w:pStyle w:val="4"/>
        <w:ind w:left="420"/>
        <w:rPr>
          <w:rFonts w:asciiTheme="minorEastAsia" w:eastAsiaTheme="minorEastAsia" w:hAnsiTheme="minorEastAsia"/>
        </w:rPr>
      </w:pPr>
      <w:r>
        <w:rPr>
          <w:rFonts w:asciiTheme="minorEastAsia" w:eastAsiaTheme="minorEastAsia" w:hAnsiTheme="minorEastAsia" w:hint="eastAsia"/>
        </w:rPr>
        <w:t>响应报文说明</w:t>
      </w:r>
    </w:p>
    <w:p w:rsidR="004A5541" w:rsidRDefault="004A5541">
      <w:pPr>
        <w:rPr>
          <w:rFonts w:asciiTheme="minorEastAsia" w:eastAsiaTheme="minorEastAsia" w:hAnsiTheme="minorEastAsia"/>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w:t>
            </w:r>
          </w:p>
        </w:tc>
        <w:tc>
          <w:tcPr>
            <w:tcW w:w="2268"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参数类型</w:t>
            </w:r>
          </w:p>
        </w:tc>
        <w:tc>
          <w:tcPr>
            <w:tcW w:w="2410"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134" w:type="dxa"/>
            <w:shd w:val="clear" w:color="auto" w:fill="B8CCE4"/>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必填</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status</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服务调用是否成功</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OK成功；error失败</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signedValue</w:t>
            </w:r>
          </w:p>
        </w:tc>
        <w:tc>
          <w:tcPr>
            <w:tcW w:w="9072" w:type="dxa"/>
            <w:gridSpan w:val="5"/>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color w:val="7E7E7E"/>
                <w:sz w:val="18"/>
                <w:szCs w:val="18"/>
              </w:rPr>
              <w:t>服务调用成功后的返回结果，是一个嵌套的String类型的JSON对象，仅当status=OK时有效</w:t>
            </w:r>
          </w:p>
        </w:tc>
      </w:tr>
      <w:tr w:rsidR="004A5541">
        <w:trPr>
          <w:trHeight w:val="90"/>
        </w:trPr>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account_no</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通联通账户号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account_name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通联通账户名</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balance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余额</w:t>
            </w:r>
          </w:p>
        </w:tc>
        <w:tc>
          <w:tcPr>
            <w:tcW w:w="1134" w:type="dxa"/>
          </w:tcPr>
          <w:p w:rsidR="004A5541" w:rsidRDefault="00DE4E0F">
            <w:pPr>
              <w:rPr>
                <w:rFonts w:asciiTheme="minorEastAsia" w:eastAsiaTheme="minorEastAsia" w:hAnsiTheme="minorEastAsia"/>
                <w:sz w:val="18"/>
                <w:szCs w:val="18"/>
              </w:rPr>
            </w:pPr>
            <w:bookmarkStart w:id="211" w:name="OLE_LINK2"/>
            <w:r>
              <w:rPr>
                <w:rFonts w:asciiTheme="minorEastAsia" w:eastAsiaTheme="minorEastAsia" w:hAnsiTheme="minorEastAsia" w:hint="eastAsia"/>
                <w:sz w:val="18"/>
                <w:szCs w:val="18"/>
              </w:rPr>
              <w:t>Long</w:t>
            </w:r>
            <w:bookmarkEnd w:id="211"/>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usable_bal</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可用余额</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384" w:type="dxa"/>
            <w:vMerge/>
          </w:tcPr>
          <w:p w:rsidR="004A5541" w:rsidRDefault="004A5541">
            <w:pPr>
              <w:rPr>
                <w:rFonts w:asciiTheme="minorEastAsia" w:eastAsiaTheme="minorEastAsia" w:hAnsiTheme="minorEastAsia"/>
                <w:sz w:val="18"/>
                <w:szCs w:val="18"/>
              </w:rPr>
            </w:pPr>
          </w:p>
        </w:tc>
        <w:tc>
          <w:tcPr>
            <w:tcW w:w="212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def_clr</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是否默认结算户</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410" w:type="dxa"/>
          </w:tcPr>
          <w:p w:rsidR="004A5541" w:rsidRDefault="004A5541">
            <w:pPr>
              <w:rPr>
                <w:rFonts w:asciiTheme="minorEastAsia" w:eastAsiaTheme="minorEastAsia" w:hAnsiTheme="minorEastAsia"/>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sign</w:t>
            </w:r>
          </w:p>
        </w:tc>
        <w:tc>
          <w:tcPr>
            <w:tcW w:w="2268" w:type="dxa"/>
          </w:tcPr>
          <w:p w:rsidR="004A5541" w:rsidRDefault="00DE4E0F">
            <w:pPr>
              <w:rPr>
                <w:rStyle w:val="apple-style-span"/>
                <w:rFonts w:asciiTheme="minorEastAsia" w:eastAsiaTheme="minorEastAsia" w:hAnsiTheme="minorEastAsia"/>
                <w:color w:val="000000"/>
                <w:sz w:val="18"/>
                <w:szCs w:val="18"/>
              </w:rPr>
            </w:pPr>
            <w:r>
              <w:rPr>
                <w:rStyle w:val="apple-style-span"/>
                <w:rFonts w:asciiTheme="minorEastAsia" w:eastAsiaTheme="minorEastAsia" w:hAnsiTheme="minorEastAsia"/>
                <w:color w:val="000000"/>
                <w:sz w:val="18"/>
                <w:szCs w:val="18"/>
              </w:rPr>
              <w:t>签名</w:t>
            </w:r>
          </w:p>
        </w:tc>
        <w:tc>
          <w:tcPr>
            <w:tcW w:w="1134" w:type="dxa"/>
          </w:tcPr>
          <w:p w:rsidR="004A5541" w:rsidRDefault="00DE4E0F">
            <w:pPr>
              <w:rPr>
                <w:rStyle w:val="apple-style-span"/>
                <w:rFonts w:asciiTheme="minorEastAsia" w:eastAsiaTheme="minorEastAsia" w:hAnsiTheme="minorEastAsia"/>
                <w:color w:val="000000"/>
                <w:sz w:val="18"/>
                <w:szCs w:val="18"/>
              </w:rPr>
            </w:pPr>
            <w:r>
              <w:rPr>
                <w:rFonts w:asciiTheme="minorEastAsia" w:eastAsiaTheme="minorEastAsia" w:hAnsiTheme="minorEastAsia" w:hint="eastAsia"/>
                <w:sz w:val="18"/>
                <w:szCs w:val="18"/>
              </w:rPr>
              <w:t>String</w:t>
            </w:r>
          </w:p>
        </w:tc>
        <w:tc>
          <w:tcPr>
            <w:tcW w:w="2410" w:type="dxa"/>
          </w:tcPr>
          <w:p w:rsidR="004A5541" w:rsidRDefault="004A5541">
            <w:pPr>
              <w:rPr>
                <w:rStyle w:val="apple-style-span"/>
                <w:rFonts w:asciiTheme="minorEastAsia" w:eastAsiaTheme="minorEastAsia" w:hAnsiTheme="minorEastAsia"/>
                <w:color w:val="000000"/>
                <w:sz w:val="18"/>
                <w:szCs w:val="18"/>
              </w:rPr>
            </w:pP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errorCode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3510" w:type="dxa"/>
            <w:gridSpan w:val="2"/>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message</w:t>
            </w:r>
          </w:p>
        </w:tc>
        <w:tc>
          <w:tcPr>
            <w:tcW w:w="226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仅当status=error时有效</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ind w:left="840"/>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3"/>
        <w:numPr>
          <w:ilvl w:val="2"/>
          <w:numId w:val="1"/>
        </w:numPr>
        <w:rPr>
          <w:rFonts w:asciiTheme="minorEastAsia" w:eastAsiaTheme="minorEastAsia" w:hAnsiTheme="minorEastAsia"/>
        </w:rPr>
      </w:pPr>
      <w:bookmarkStart w:id="212" w:name="_Toc10452"/>
      <w:bookmarkStart w:id="213" w:name="_Toc484099886"/>
      <w:r>
        <w:rPr>
          <w:rFonts w:asciiTheme="minorEastAsia" w:eastAsiaTheme="minorEastAsia" w:hAnsiTheme="minorEastAsia" w:hint="eastAsia"/>
        </w:rPr>
        <w:t>商户集合对账下载</w:t>
      </w:r>
      <w:bookmarkEnd w:id="212"/>
      <w:bookmarkEnd w:id="213"/>
    </w:p>
    <w:p w:rsidR="004A5541" w:rsidRDefault="00DE4E0F">
      <w:pPr>
        <w:widowControl/>
        <w:jc w:val="left"/>
        <w:rPr>
          <w:rFonts w:ascii="宋体" w:hAnsi="宋体" w:cs="宋体"/>
          <w:kern w:val="0"/>
          <w:sz w:val="24"/>
          <w:szCs w:val="24"/>
          <w:lang/>
        </w:rPr>
      </w:pPr>
      <w:r>
        <w:rPr>
          <w:rFonts w:ascii="宋体" w:hAnsi="宋体" w:cs="宋体"/>
          <w:kern w:val="0"/>
          <w:sz w:val="24"/>
          <w:szCs w:val="24"/>
          <w:lang/>
        </w:rPr>
        <w:t>接口调用说明：</w:t>
      </w:r>
    </w:p>
    <w:p w:rsidR="004A5541" w:rsidRDefault="00DE4E0F">
      <w:pPr>
        <w:widowControl/>
        <w:numPr>
          <w:ilvl w:val="0"/>
          <w:numId w:val="54"/>
        </w:numPr>
        <w:jc w:val="left"/>
        <w:rPr>
          <w:rFonts w:ascii="宋体" w:hAnsi="宋体" w:cs="宋体"/>
          <w:kern w:val="0"/>
          <w:sz w:val="24"/>
          <w:szCs w:val="24"/>
          <w:lang/>
        </w:rPr>
      </w:pPr>
      <w:r>
        <w:rPr>
          <w:rFonts w:ascii="宋体" w:hAnsi="宋体" w:cs="宋体"/>
          <w:kern w:val="0"/>
          <w:sz w:val="24"/>
          <w:szCs w:val="24"/>
          <w:lang/>
        </w:rPr>
        <w:t>接口用于商户通过http方式从云账户获取对账文件，供商户进行对账。</w:t>
      </w:r>
    </w:p>
    <w:p w:rsidR="004A5541" w:rsidRDefault="00DE4E0F">
      <w:pPr>
        <w:widowControl/>
        <w:numPr>
          <w:ilvl w:val="0"/>
          <w:numId w:val="54"/>
        </w:numPr>
        <w:jc w:val="left"/>
      </w:pPr>
      <w:r>
        <w:rPr>
          <w:rFonts w:ascii="宋体" w:hAnsi="宋体" w:cs="宋体"/>
          <w:kern w:val="0"/>
          <w:sz w:val="24"/>
          <w:szCs w:val="24"/>
          <w:lang/>
        </w:rPr>
        <w:t>云账户每天上午11：00生成前一天的商户对账文件，建议商户11：00之后获取。</w:t>
      </w:r>
      <w:r>
        <w:rPr>
          <w:rFonts w:ascii="宋体" w:hAnsi="宋体" w:cs="宋体"/>
          <w:kern w:val="0"/>
          <w:sz w:val="24"/>
          <w:szCs w:val="24"/>
          <w:lang/>
        </w:rPr>
        <w:br/>
      </w:r>
    </w:p>
    <w:p w:rsidR="004A5541" w:rsidRDefault="00DE4E0F">
      <w:pPr>
        <w:widowControl/>
        <w:jc w:val="left"/>
        <w:rPr>
          <w:rFonts w:ascii="宋体" w:hAnsi="宋体" w:cs="宋体"/>
          <w:kern w:val="0"/>
          <w:sz w:val="24"/>
          <w:szCs w:val="24"/>
          <w:lang/>
        </w:rPr>
      </w:pPr>
      <w:r>
        <w:rPr>
          <w:rFonts w:ascii="宋体" w:hAnsi="宋体" w:cs="宋体"/>
          <w:kern w:val="0"/>
          <w:sz w:val="24"/>
          <w:szCs w:val="24"/>
          <w:lang/>
        </w:rPr>
        <w:t>注：</w:t>
      </w:r>
    </w:p>
    <w:p w:rsidR="004A5541" w:rsidRDefault="00DE4E0F">
      <w:pPr>
        <w:widowControl/>
        <w:numPr>
          <w:ilvl w:val="0"/>
          <w:numId w:val="55"/>
        </w:numPr>
        <w:jc w:val="left"/>
        <w:rPr>
          <w:rFonts w:ascii="宋体" w:hAnsi="宋体" w:cs="宋体"/>
          <w:kern w:val="0"/>
          <w:sz w:val="24"/>
          <w:szCs w:val="24"/>
          <w:lang/>
        </w:rPr>
      </w:pPr>
      <w:r>
        <w:rPr>
          <w:rFonts w:ascii="宋体" w:hAnsi="宋体" w:cs="宋体"/>
          <w:kern w:val="0"/>
          <w:sz w:val="24"/>
          <w:szCs w:val="24"/>
          <w:lang/>
        </w:rPr>
        <w:t>对账文件内容：含所有订单及</w:t>
      </w:r>
      <w:r>
        <w:rPr>
          <w:rFonts w:ascii="宋体" w:hAnsi="宋体" w:cs="宋体" w:hint="eastAsia"/>
          <w:kern w:val="0"/>
          <w:sz w:val="24"/>
          <w:szCs w:val="24"/>
          <w:lang/>
        </w:rPr>
        <w:t>平台</w:t>
      </w:r>
      <w:r>
        <w:rPr>
          <w:rFonts w:ascii="宋体" w:hAnsi="宋体" w:cs="宋体"/>
          <w:kern w:val="0"/>
          <w:sz w:val="24"/>
          <w:szCs w:val="24"/>
          <w:lang/>
        </w:rPr>
        <w:t>转账成功的交易；</w:t>
      </w:r>
    </w:p>
    <w:p w:rsidR="004A5541" w:rsidRDefault="00DE4E0F">
      <w:pPr>
        <w:widowControl/>
        <w:numPr>
          <w:ilvl w:val="0"/>
          <w:numId w:val="55"/>
        </w:numPr>
        <w:jc w:val="left"/>
        <w:rPr>
          <w:rFonts w:ascii="宋体" w:hAnsi="宋体" w:cs="宋体"/>
          <w:kern w:val="0"/>
          <w:sz w:val="24"/>
          <w:szCs w:val="24"/>
          <w:lang/>
        </w:rPr>
      </w:pPr>
      <w:r>
        <w:rPr>
          <w:rFonts w:ascii="宋体" w:hAnsi="宋体" w:cs="宋体"/>
          <w:kern w:val="0"/>
          <w:sz w:val="24"/>
          <w:szCs w:val="24"/>
          <w:lang/>
        </w:rPr>
        <w:t>对账文件名称格式：应用系统编号_yyyyMMdd_allinpay.txt；</w:t>
      </w:r>
    </w:p>
    <w:p w:rsidR="004A5541" w:rsidRDefault="00DE4E0F">
      <w:pPr>
        <w:widowControl/>
        <w:numPr>
          <w:ilvl w:val="0"/>
          <w:numId w:val="55"/>
        </w:numPr>
        <w:jc w:val="left"/>
        <w:rPr>
          <w:rFonts w:ascii="宋体" w:hAnsi="宋体" w:cs="宋体"/>
          <w:kern w:val="0"/>
          <w:sz w:val="24"/>
          <w:szCs w:val="24"/>
          <w:lang/>
        </w:rPr>
      </w:pPr>
      <w:r>
        <w:rPr>
          <w:rFonts w:ascii="宋体" w:hAnsi="宋体" w:cs="宋体"/>
          <w:kern w:val="0"/>
          <w:sz w:val="24"/>
          <w:szCs w:val="24"/>
          <w:lang/>
        </w:rPr>
        <w:t>对账文件格式:通联订单号|订单类型|交易金额(单位:分)|手续费金额(单位:分)|交易时间|商户订单编号</w:t>
      </w:r>
      <w:r>
        <w:rPr>
          <w:rFonts w:ascii="宋体" w:hAnsi="宋体" w:cs="宋体" w:hint="eastAsia"/>
          <w:kern w:val="0"/>
          <w:sz w:val="24"/>
          <w:szCs w:val="24"/>
          <w:lang/>
        </w:rPr>
        <w:t>；</w:t>
      </w:r>
    </w:p>
    <w:p w:rsidR="004A5541" w:rsidRDefault="00DE4E0F">
      <w:pPr>
        <w:widowControl/>
        <w:numPr>
          <w:ilvl w:val="1"/>
          <w:numId w:val="55"/>
        </w:numPr>
        <w:jc w:val="left"/>
        <w:rPr>
          <w:rFonts w:ascii="宋体" w:hAnsi="宋体" w:cs="宋体"/>
          <w:kern w:val="0"/>
          <w:sz w:val="24"/>
          <w:szCs w:val="24"/>
          <w:lang/>
        </w:rPr>
      </w:pPr>
      <w:r>
        <w:rPr>
          <w:rFonts w:ascii="宋体" w:hAnsi="宋体" w:cs="宋体"/>
          <w:kern w:val="0"/>
          <w:sz w:val="24"/>
          <w:szCs w:val="24"/>
          <w:lang/>
        </w:rPr>
        <w:t>通联订单号：orderNo，可查询订单和退款原订单号。</w:t>
      </w:r>
    </w:p>
    <w:p w:rsidR="004A5541" w:rsidRDefault="00DE4E0F">
      <w:pPr>
        <w:widowControl/>
        <w:numPr>
          <w:ilvl w:val="1"/>
          <w:numId w:val="55"/>
        </w:numPr>
        <w:jc w:val="left"/>
        <w:rPr>
          <w:rFonts w:ascii="宋体" w:hAnsi="宋体" w:cs="宋体"/>
          <w:kern w:val="0"/>
          <w:sz w:val="24"/>
          <w:szCs w:val="24"/>
          <w:lang/>
        </w:rPr>
      </w:pPr>
      <w:r>
        <w:rPr>
          <w:rFonts w:ascii="宋体" w:hAnsi="宋体" w:cs="宋体"/>
          <w:kern w:val="0"/>
          <w:sz w:val="24"/>
          <w:szCs w:val="24"/>
          <w:lang/>
        </w:rPr>
        <w:t>订单类型：充值</w:t>
      </w:r>
      <w:r>
        <w:rPr>
          <w:rFonts w:ascii="宋体" w:hAnsi="宋体" w:cs="宋体" w:hint="eastAsia"/>
          <w:kern w:val="0"/>
          <w:sz w:val="24"/>
          <w:szCs w:val="24"/>
          <w:lang/>
        </w:rPr>
        <w:t>、</w:t>
      </w:r>
      <w:r>
        <w:rPr>
          <w:rFonts w:ascii="宋体" w:hAnsi="宋体" w:cs="宋体"/>
          <w:kern w:val="0"/>
          <w:sz w:val="24"/>
          <w:szCs w:val="24"/>
          <w:lang/>
        </w:rPr>
        <w:t>消费</w:t>
      </w:r>
      <w:r>
        <w:rPr>
          <w:rFonts w:ascii="宋体" w:hAnsi="宋体" w:cs="宋体" w:hint="eastAsia"/>
          <w:kern w:val="0"/>
          <w:sz w:val="24"/>
          <w:szCs w:val="24"/>
          <w:lang/>
        </w:rPr>
        <w:t>、</w:t>
      </w:r>
      <w:r>
        <w:rPr>
          <w:rFonts w:ascii="宋体" w:hAnsi="宋体" w:cs="宋体"/>
          <w:kern w:val="0"/>
          <w:sz w:val="24"/>
          <w:szCs w:val="24"/>
          <w:lang/>
        </w:rPr>
        <w:t>提现</w:t>
      </w:r>
      <w:r>
        <w:rPr>
          <w:rFonts w:ascii="宋体" w:hAnsi="宋体" w:cs="宋体" w:hint="eastAsia"/>
          <w:kern w:val="0"/>
          <w:sz w:val="24"/>
          <w:szCs w:val="24"/>
          <w:lang/>
        </w:rPr>
        <w:t>、</w:t>
      </w:r>
      <w:r>
        <w:rPr>
          <w:rFonts w:ascii="宋体" w:hAnsi="宋体" w:cs="宋体"/>
          <w:kern w:val="0"/>
          <w:sz w:val="24"/>
          <w:szCs w:val="24"/>
          <w:lang/>
        </w:rPr>
        <w:t>转账</w:t>
      </w:r>
      <w:r>
        <w:rPr>
          <w:rFonts w:ascii="宋体" w:hAnsi="宋体" w:cs="宋体" w:hint="eastAsia"/>
          <w:kern w:val="0"/>
          <w:sz w:val="24"/>
          <w:szCs w:val="24"/>
          <w:lang/>
        </w:rPr>
        <w:t>、</w:t>
      </w:r>
      <w:r>
        <w:rPr>
          <w:rFonts w:ascii="宋体" w:hAnsi="宋体" w:cs="宋体"/>
          <w:kern w:val="0"/>
          <w:sz w:val="24"/>
          <w:szCs w:val="24"/>
          <w:lang/>
        </w:rPr>
        <w:t>代收</w:t>
      </w:r>
      <w:r>
        <w:rPr>
          <w:rFonts w:ascii="宋体" w:hAnsi="宋体" w:cs="宋体" w:hint="eastAsia"/>
          <w:kern w:val="0"/>
          <w:sz w:val="24"/>
          <w:szCs w:val="24"/>
          <w:lang/>
        </w:rPr>
        <w:t>、</w:t>
      </w:r>
      <w:r>
        <w:rPr>
          <w:rFonts w:ascii="宋体" w:hAnsi="宋体" w:cs="宋体"/>
          <w:kern w:val="0"/>
          <w:sz w:val="24"/>
          <w:szCs w:val="24"/>
          <w:lang/>
        </w:rPr>
        <w:t>代付</w:t>
      </w:r>
      <w:r>
        <w:rPr>
          <w:rFonts w:ascii="宋体" w:hAnsi="宋体" w:cs="宋体" w:hint="eastAsia"/>
          <w:kern w:val="0"/>
          <w:sz w:val="24"/>
          <w:szCs w:val="24"/>
          <w:lang/>
        </w:rPr>
        <w:t>、</w:t>
      </w:r>
      <w:r>
        <w:rPr>
          <w:rFonts w:ascii="宋体" w:hAnsi="宋体" w:cs="宋体"/>
          <w:kern w:val="0"/>
          <w:sz w:val="24"/>
          <w:szCs w:val="24"/>
          <w:lang/>
        </w:rPr>
        <w:t>退款等。</w:t>
      </w:r>
    </w:p>
    <w:p w:rsidR="004A5541" w:rsidRDefault="00DE4E0F">
      <w:pPr>
        <w:widowControl/>
        <w:numPr>
          <w:ilvl w:val="1"/>
          <w:numId w:val="55"/>
        </w:numPr>
        <w:jc w:val="left"/>
        <w:rPr>
          <w:rFonts w:ascii="宋体" w:hAnsi="宋体" w:cs="宋体"/>
          <w:kern w:val="0"/>
          <w:sz w:val="24"/>
          <w:szCs w:val="24"/>
          <w:lang/>
        </w:rPr>
      </w:pPr>
      <w:r>
        <w:rPr>
          <w:rFonts w:ascii="宋体" w:hAnsi="宋体" w:cs="宋体"/>
          <w:kern w:val="0"/>
          <w:sz w:val="24"/>
          <w:szCs w:val="24"/>
          <w:lang/>
        </w:rPr>
        <w:t>交易金额：单位:分</w:t>
      </w:r>
    </w:p>
    <w:p w:rsidR="004A5541" w:rsidRDefault="00DE4E0F">
      <w:pPr>
        <w:widowControl/>
        <w:numPr>
          <w:ilvl w:val="1"/>
          <w:numId w:val="55"/>
        </w:numPr>
        <w:jc w:val="left"/>
        <w:rPr>
          <w:rFonts w:ascii="宋体" w:hAnsi="宋体" w:cs="宋体"/>
          <w:kern w:val="0"/>
          <w:sz w:val="24"/>
          <w:szCs w:val="24"/>
          <w:lang/>
        </w:rPr>
      </w:pPr>
      <w:r>
        <w:rPr>
          <w:rFonts w:ascii="宋体" w:hAnsi="宋体" w:cs="宋体"/>
          <w:kern w:val="0"/>
          <w:sz w:val="24"/>
          <w:szCs w:val="24"/>
          <w:lang/>
        </w:rPr>
        <w:t>渠道手续费金额：单位:分</w:t>
      </w:r>
    </w:p>
    <w:p w:rsidR="004A5541" w:rsidRDefault="00DE4E0F">
      <w:pPr>
        <w:widowControl/>
        <w:numPr>
          <w:ilvl w:val="1"/>
          <w:numId w:val="55"/>
        </w:numPr>
        <w:jc w:val="left"/>
        <w:rPr>
          <w:rFonts w:ascii="宋体" w:hAnsi="宋体" w:cs="宋体"/>
          <w:kern w:val="0"/>
          <w:sz w:val="24"/>
          <w:szCs w:val="24"/>
          <w:lang/>
        </w:rPr>
      </w:pPr>
      <w:r>
        <w:rPr>
          <w:rFonts w:ascii="宋体" w:hAnsi="宋体" w:cs="宋体"/>
          <w:kern w:val="0"/>
          <w:sz w:val="24"/>
          <w:szCs w:val="24"/>
          <w:lang/>
        </w:rPr>
        <w:t>交易时间：yyyy-MM-dd HH:mm:ss</w:t>
      </w:r>
    </w:p>
    <w:p w:rsidR="004A5541" w:rsidRDefault="00DE4E0F">
      <w:pPr>
        <w:widowControl/>
        <w:numPr>
          <w:ilvl w:val="1"/>
          <w:numId w:val="55"/>
        </w:numPr>
        <w:jc w:val="left"/>
      </w:pPr>
      <w:r>
        <w:rPr>
          <w:rFonts w:ascii="宋体" w:hAnsi="宋体" w:cs="宋体"/>
          <w:kern w:val="0"/>
          <w:sz w:val="24"/>
          <w:szCs w:val="24"/>
          <w:lang/>
        </w:rPr>
        <w:t xml:space="preserve">商户订单编号：bizOrderNo。 </w:t>
      </w:r>
    </w:p>
    <w:p w:rsidR="004A5541" w:rsidRDefault="004A5541">
      <w:pPr>
        <w:pStyle w:val="31"/>
        <w:ind w:firstLineChars="0" w:firstLine="0"/>
        <w:rPr>
          <w:rFonts w:asciiTheme="minorEastAsia" w:eastAsiaTheme="minorEastAsia" w:hAnsiTheme="minorEastAsia"/>
          <w:szCs w:val="21"/>
        </w:rPr>
      </w:pPr>
    </w:p>
    <w:p w:rsidR="004A5541" w:rsidRDefault="00DE4E0F">
      <w:pPr>
        <w:pStyle w:val="4"/>
        <w:ind w:left="420"/>
      </w:pPr>
      <w:r>
        <w:rPr>
          <w:rFonts w:hint="eastAsia"/>
        </w:rPr>
        <w:t>请求报文说明</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992"/>
        <w:gridCol w:w="1701"/>
        <w:gridCol w:w="2268"/>
        <w:gridCol w:w="1134"/>
        <w:gridCol w:w="2410"/>
        <w:gridCol w:w="1134"/>
      </w:tblGrid>
      <w:tr w:rsidR="004A5541">
        <w:tc>
          <w:tcPr>
            <w:tcW w:w="3510" w:type="dxa"/>
            <w:gridSpan w:val="3"/>
            <w:shd w:val="clear" w:color="auto" w:fill="B8CCE4"/>
          </w:tcPr>
          <w:p w:rsidR="004A5541" w:rsidRDefault="00DE4E0F">
            <w:pPr>
              <w:rPr>
                <w:b/>
                <w:bCs/>
                <w:sz w:val="18"/>
                <w:szCs w:val="18"/>
              </w:rPr>
            </w:pPr>
            <w:r>
              <w:rPr>
                <w:rFonts w:hint="eastAsia"/>
                <w:b/>
                <w:bCs/>
                <w:sz w:val="18"/>
                <w:szCs w:val="18"/>
              </w:rPr>
              <w:t>字段名</w:t>
            </w:r>
          </w:p>
        </w:tc>
        <w:tc>
          <w:tcPr>
            <w:tcW w:w="2268" w:type="dxa"/>
            <w:shd w:val="clear" w:color="auto" w:fill="B8CCE4"/>
          </w:tcPr>
          <w:p w:rsidR="004A5541" w:rsidRDefault="00DE4E0F">
            <w:pPr>
              <w:rPr>
                <w:b/>
                <w:bCs/>
                <w:sz w:val="18"/>
                <w:szCs w:val="18"/>
              </w:rPr>
            </w:pPr>
            <w:r>
              <w:rPr>
                <w:rFonts w:hint="eastAsia"/>
                <w:b/>
                <w:bCs/>
                <w:sz w:val="18"/>
                <w:szCs w:val="18"/>
              </w:rPr>
              <w:t>说明</w:t>
            </w:r>
          </w:p>
        </w:tc>
        <w:tc>
          <w:tcPr>
            <w:tcW w:w="1134" w:type="dxa"/>
            <w:shd w:val="clear" w:color="auto" w:fill="B8CCE4"/>
          </w:tcPr>
          <w:p w:rsidR="004A5541" w:rsidRDefault="00DE4E0F">
            <w:pPr>
              <w:rPr>
                <w:b/>
                <w:bCs/>
                <w:sz w:val="18"/>
                <w:szCs w:val="18"/>
              </w:rPr>
            </w:pPr>
            <w:r>
              <w:rPr>
                <w:rFonts w:hint="eastAsia"/>
                <w:b/>
                <w:bCs/>
                <w:sz w:val="18"/>
                <w:szCs w:val="18"/>
              </w:rPr>
              <w:t>参数类型</w:t>
            </w:r>
          </w:p>
        </w:tc>
        <w:tc>
          <w:tcPr>
            <w:tcW w:w="2410" w:type="dxa"/>
            <w:shd w:val="clear" w:color="auto" w:fill="B8CCE4"/>
          </w:tcPr>
          <w:p w:rsidR="004A5541" w:rsidRDefault="00DE4E0F">
            <w:pPr>
              <w:rPr>
                <w:b/>
                <w:bCs/>
                <w:sz w:val="18"/>
                <w:szCs w:val="18"/>
              </w:rPr>
            </w:pPr>
            <w:r>
              <w:rPr>
                <w:rFonts w:hint="eastAsia"/>
                <w:b/>
                <w:bCs/>
                <w:sz w:val="18"/>
                <w:szCs w:val="18"/>
              </w:rPr>
              <w:t>取值</w:t>
            </w:r>
          </w:p>
        </w:tc>
        <w:tc>
          <w:tcPr>
            <w:tcW w:w="1134" w:type="dxa"/>
            <w:shd w:val="clear" w:color="auto" w:fill="B8CCE4"/>
          </w:tcPr>
          <w:p w:rsidR="004A5541" w:rsidRDefault="00DE4E0F">
            <w:pPr>
              <w:rPr>
                <w:b/>
                <w:bCs/>
                <w:sz w:val="18"/>
                <w:szCs w:val="18"/>
              </w:rPr>
            </w:pPr>
            <w:r>
              <w:rPr>
                <w:rFonts w:hint="eastAsia"/>
                <w:b/>
                <w:bCs/>
                <w:sz w:val="18"/>
                <w:szCs w:val="18"/>
              </w:rPr>
              <w:t>必填</w:t>
            </w:r>
          </w:p>
        </w:tc>
      </w:tr>
      <w:tr w:rsidR="004A5541">
        <w:tc>
          <w:tcPr>
            <w:tcW w:w="3510" w:type="dxa"/>
            <w:gridSpan w:val="3"/>
          </w:tcPr>
          <w:p w:rsidR="004A5541" w:rsidRDefault="00DE4E0F">
            <w:pPr>
              <w:rPr>
                <w:sz w:val="18"/>
                <w:szCs w:val="18"/>
              </w:rPr>
            </w:pPr>
            <w:r>
              <w:rPr>
                <w:rFonts w:hint="eastAsia"/>
                <w:sz w:val="18"/>
                <w:szCs w:val="18"/>
              </w:rPr>
              <w:lastRenderedPageBreak/>
              <w:t>sysid</w:t>
            </w:r>
          </w:p>
        </w:tc>
        <w:tc>
          <w:tcPr>
            <w:tcW w:w="2268" w:type="dxa"/>
          </w:tcPr>
          <w:p w:rsidR="004A5541" w:rsidRDefault="00DE4E0F">
            <w:pPr>
              <w:rPr>
                <w:sz w:val="18"/>
                <w:szCs w:val="18"/>
              </w:rPr>
            </w:pPr>
            <w:r>
              <w:rPr>
                <w:rFonts w:hint="eastAsia"/>
                <w:sz w:val="18"/>
                <w:szCs w:val="18"/>
              </w:rPr>
              <w:t>分配的系统编号</w:t>
            </w:r>
          </w:p>
        </w:tc>
        <w:tc>
          <w:tcPr>
            <w:tcW w:w="1134" w:type="dxa"/>
          </w:tcPr>
          <w:p w:rsidR="004A5541" w:rsidRDefault="00DE4E0F">
            <w:pPr>
              <w:rPr>
                <w:sz w:val="18"/>
                <w:szCs w:val="18"/>
              </w:rPr>
            </w:pPr>
            <w:r>
              <w:rPr>
                <w:rFonts w:hint="eastAsia"/>
                <w:sz w:val="18"/>
                <w:szCs w:val="18"/>
              </w:rPr>
              <w:t>String</w:t>
            </w:r>
          </w:p>
        </w:tc>
        <w:tc>
          <w:tcPr>
            <w:tcW w:w="2410" w:type="dxa"/>
          </w:tcPr>
          <w:p w:rsidR="004A5541" w:rsidRDefault="004A5541">
            <w:pPr>
              <w:rPr>
                <w:sz w:val="18"/>
                <w:szCs w:val="18"/>
              </w:rPr>
            </w:pPr>
          </w:p>
        </w:tc>
        <w:tc>
          <w:tcPr>
            <w:tcW w:w="1134" w:type="dxa"/>
          </w:tcPr>
          <w:p w:rsidR="004A5541" w:rsidRDefault="00DE4E0F">
            <w:pPr>
              <w:rPr>
                <w:sz w:val="18"/>
                <w:szCs w:val="18"/>
              </w:rPr>
            </w:pPr>
            <w:r>
              <w:rPr>
                <w:rFonts w:hint="eastAsia"/>
                <w:sz w:val="18"/>
                <w:szCs w:val="18"/>
              </w:rPr>
              <w:t>是</w:t>
            </w:r>
          </w:p>
        </w:tc>
      </w:tr>
      <w:tr w:rsidR="004A5541">
        <w:tc>
          <w:tcPr>
            <w:tcW w:w="3510" w:type="dxa"/>
            <w:gridSpan w:val="3"/>
          </w:tcPr>
          <w:p w:rsidR="004A5541" w:rsidRDefault="00DE4E0F">
            <w:pPr>
              <w:rPr>
                <w:sz w:val="18"/>
                <w:szCs w:val="18"/>
              </w:rPr>
            </w:pPr>
            <w:r>
              <w:rPr>
                <w:rFonts w:hint="eastAsia"/>
                <w:sz w:val="18"/>
                <w:szCs w:val="18"/>
              </w:rPr>
              <w:t>sign</w:t>
            </w:r>
          </w:p>
        </w:tc>
        <w:tc>
          <w:tcPr>
            <w:tcW w:w="2268" w:type="dxa"/>
          </w:tcPr>
          <w:p w:rsidR="004A5541" w:rsidRDefault="00DE4E0F">
            <w:pPr>
              <w:rPr>
                <w:sz w:val="18"/>
                <w:szCs w:val="18"/>
              </w:rPr>
            </w:pPr>
            <w:r>
              <w:rPr>
                <w:rStyle w:val="apple-style-span"/>
                <w:rFonts w:ascii="Verdana" w:hAnsi="Verdana"/>
                <w:color w:val="000000"/>
                <w:sz w:val="18"/>
                <w:szCs w:val="18"/>
              </w:rPr>
              <w:t>签名</w:t>
            </w:r>
          </w:p>
        </w:tc>
        <w:tc>
          <w:tcPr>
            <w:tcW w:w="1134" w:type="dxa"/>
          </w:tcPr>
          <w:p w:rsidR="004A5541" w:rsidRDefault="00DE4E0F">
            <w:pPr>
              <w:rPr>
                <w:rStyle w:val="apple-style-span"/>
                <w:rFonts w:ascii="Verdana" w:hAnsi="Verdana"/>
                <w:color w:val="000000"/>
                <w:sz w:val="18"/>
                <w:szCs w:val="18"/>
              </w:rPr>
            </w:pPr>
            <w:r>
              <w:rPr>
                <w:rFonts w:hint="eastAsia"/>
                <w:sz w:val="18"/>
                <w:szCs w:val="18"/>
              </w:rPr>
              <w:t>String</w:t>
            </w:r>
          </w:p>
        </w:tc>
        <w:tc>
          <w:tcPr>
            <w:tcW w:w="2410" w:type="dxa"/>
          </w:tcPr>
          <w:p w:rsidR="004A5541" w:rsidRDefault="004A5541">
            <w:pPr>
              <w:rPr>
                <w:rStyle w:val="apple-style-span"/>
                <w:rFonts w:ascii="Verdana" w:hAnsi="Verdana"/>
                <w:color w:val="000000"/>
                <w:sz w:val="18"/>
                <w:szCs w:val="18"/>
              </w:rPr>
            </w:pPr>
          </w:p>
        </w:tc>
        <w:tc>
          <w:tcPr>
            <w:tcW w:w="1134" w:type="dxa"/>
          </w:tcPr>
          <w:p w:rsidR="004A5541" w:rsidRDefault="00DE4E0F">
            <w:pPr>
              <w:rPr>
                <w:rStyle w:val="apple-style-span"/>
                <w:rFonts w:ascii="Verdana" w:hAnsi="Verdana"/>
                <w:color w:val="000000"/>
                <w:sz w:val="18"/>
                <w:szCs w:val="18"/>
              </w:rPr>
            </w:pPr>
            <w:r>
              <w:rPr>
                <w:rFonts w:hint="eastAsia"/>
                <w:sz w:val="18"/>
                <w:szCs w:val="18"/>
              </w:rPr>
              <w:t>是</w:t>
            </w:r>
          </w:p>
        </w:tc>
      </w:tr>
      <w:tr w:rsidR="004A5541">
        <w:tc>
          <w:tcPr>
            <w:tcW w:w="3510" w:type="dxa"/>
            <w:gridSpan w:val="3"/>
          </w:tcPr>
          <w:p w:rsidR="004A5541" w:rsidRDefault="00DE4E0F">
            <w:pPr>
              <w:rPr>
                <w:sz w:val="18"/>
                <w:szCs w:val="18"/>
              </w:rPr>
            </w:pPr>
            <w:r>
              <w:rPr>
                <w:rFonts w:hint="eastAsia"/>
                <w:sz w:val="18"/>
                <w:szCs w:val="18"/>
              </w:rPr>
              <w:t>timestamp</w:t>
            </w:r>
          </w:p>
        </w:tc>
        <w:tc>
          <w:tcPr>
            <w:tcW w:w="2268" w:type="dxa"/>
          </w:tcPr>
          <w:p w:rsidR="004A5541" w:rsidRDefault="00DE4E0F">
            <w:pPr>
              <w:rPr>
                <w:sz w:val="18"/>
                <w:szCs w:val="18"/>
              </w:rPr>
            </w:pPr>
            <w:r>
              <w:rPr>
                <w:rStyle w:val="apple-style-span"/>
                <w:rFonts w:ascii="Verdana" w:hAnsi="Verdana" w:hint="eastAsia"/>
                <w:color w:val="000000"/>
                <w:sz w:val="18"/>
                <w:szCs w:val="18"/>
              </w:rPr>
              <w:t>请求时间戳</w:t>
            </w:r>
          </w:p>
        </w:tc>
        <w:tc>
          <w:tcPr>
            <w:tcW w:w="1134" w:type="dxa"/>
          </w:tcPr>
          <w:p w:rsidR="004A5541" w:rsidRDefault="00DE4E0F">
            <w:pPr>
              <w:rPr>
                <w:rStyle w:val="apple-style-span"/>
                <w:rFonts w:ascii="Verdana" w:hAnsi="Verdana"/>
                <w:color w:val="000000"/>
                <w:sz w:val="18"/>
                <w:szCs w:val="18"/>
              </w:rPr>
            </w:pPr>
            <w:r>
              <w:rPr>
                <w:rFonts w:hint="eastAsia"/>
                <w:sz w:val="18"/>
                <w:szCs w:val="18"/>
              </w:rPr>
              <w:t>String</w:t>
            </w:r>
          </w:p>
        </w:tc>
        <w:tc>
          <w:tcPr>
            <w:tcW w:w="2410" w:type="dxa"/>
          </w:tcPr>
          <w:p w:rsidR="004A5541" w:rsidRDefault="00DE4E0F">
            <w:pPr>
              <w:rPr>
                <w:rStyle w:val="apple-style-span"/>
                <w:rFonts w:ascii="Verdana" w:hAnsi="Verdana"/>
                <w:color w:val="000000"/>
                <w:sz w:val="18"/>
                <w:szCs w:val="18"/>
              </w:rPr>
            </w:pPr>
            <w:r>
              <w:rPr>
                <w:rStyle w:val="apple-style-span"/>
                <w:rFonts w:ascii="Verdana" w:hAnsi="Verdana" w:hint="eastAsia"/>
                <w:color w:val="000000"/>
                <w:sz w:val="18"/>
                <w:szCs w:val="18"/>
              </w:rPr>
              <w:t>格式：</w:t>
            </w:r>
          </w:p>
          <w:p w:rsidR="004A5541" w:rsidRDefault="00DE4E0F">
            <w:pPr>
              <w:rPr>
                <w:rStyle w:val="apple-style-span"/>
                <w:rFonts w:ascii="Verdana" w:hAnsi="Verdana"/>
                <w:color w:val="000000"/>
                <w:sz w:val="18"/>
                <w:szCs w:val="18"/>
              </w:rPr>
            </w:pPr>
            <w:r>
              <w:rPr>
                <w:sz w:val="18"/>
                <w:szCs w:val="18"/>
              </w:rPr>
              <w:t>yyyy-MM-ddHH:mm:ss</w:t>
            </w:r>
          </w:p>
        </w:tc>
        <w:tc>
          <w:tcPr>
            <w:tcW w:w="1134" w:type="dxa"/>
          </w:tcPr>
          <w:p w:rsidR="004A5541" w:rsidRDefault="00DE4E0F">
            <w:pPr>
              <w:rPr>
                <w:rStyle w:val="apple-style-span"/>
                <w:rFonts w:ascii="Verdana" w:hAnsi="Verdana"/>
                <w:color w:val="000000"/>
                <w:sz w:val="18"/>
                <w:szCs w:val="18"/>
              </w:rPr>
            </w:pPr>
            <w:r>
              <w:rPr>
                <w:rFonts w:hint="eastAsia"/>
                <w:sz w:val="18"/>
                <w:szCs w:val="18"/>
              </w:rPr>
              <w:t>是</w:t>
            </w:r>
          </w:p>
        </w:tc>
      </w:tr>
      <w:tr w:rsidR="004A5541">
        <w:tc>
          <w:tcPr>
            <w:tcW w:w="3510" w:type="dxa"/>
            <w:gridSpan w:val="3"/>
          </w:tcPr>
          <w:p w:rsidR="004A5541" w:rsidRDefault="00DE4E0F">
            <w:pPr>
              <w:rPr>
                <w:sz w:val="18"/>
                <w:szCs w:val="18"/>
              </w:rPr>
            </w:pPr>
            <w:r>
              <w:rPr>
                <w:rFonts w:hint="eastAsia"/>
                <w:sz w:val="18"/>
                <w:szCs w:val="18"/>
              </w:rPr>
              <w:t>v</w:t>
            </w:r>
          </w:p>
        </w:tc>
        <w:tc>
          <w:tcPr>
            <w:tcW w:w="2268" w:type="dxa"/>
          </w:tcPr>
          <w:p w:rsidR="004A5541" w:rsidRDefault="00DE4E0F">
            <w:pPr>
              <w:rPr>
                <w:sz w:val="18"/>
                <w:szCs w:val="18"/>
              </w:rPr>
            </w:pPr>
            <w:r>
              <w:rPr>
                <w:rFonts w:hint="eastAsia"/>
                <w:sz w:val="18"/>
                <w:szCs w:val="18"/>
              </w:rPr>
              <w:t>接口版本</w:t>
            </w:r>
            <w:r>
              <w:rPr>
                <w:rFonts w:hint="eastAsia"/>
                <w:sz w:val="18"/>
                <w:szCs w:val="18"/>
              </w:rPr>
              <w:t>(</w:t>
            </w:r>
            <w:r>
              <w:rPr>
                <w:rFonts w:hint="eastAsia"/>
                <w:sz w:val="18"/>
                <w:szCs w:val="18"/>
              </w:rPr>
              <w:t>现为</w:t>
            </w:r>
            <w:r>
              <w:rPr>
                <w:rFonts w:hint="eastAsia"/>
                <w:sz w:val="18"/>
                <w:szCs w:val="18"/>
              </w:rPr>
              <w:t>1.0)</w:t>
            </w:r>
          </w:p>
        </w:tc>
        <w:tc>
          <w:tcPr>
            <w:tcW w:w="1134" w:type="dxa"/>
          </w:tcPr>
          <w:p w:rsidR="004A5541" w:rsidRDefault="00DE4E0F">
            <w:pPr>
              <w:rPr>
                <w:sz w:val="18"/>
                <w:szCs w:val="18"/>
              </w:rPr>
            </w:pPr>
            <w:r>
              <w:rPr>
                <w:rFonts w:hint="eastAsia"/>
                <w:sz w:val="18"/>
                <w:szCs w:val="18"/>
              </w:rPr>
              <w:t>String</w:t>
            </w:r>
          </w:p>
        </w:tc>
        <w:tc>
          <w:tcPr>
            <w:tcW w:w="2410" w:type="dxa"/>
          </w:tcPr>
          <w:p w:rsidR="004A5541" w:rsidRDefault="00DE4E0F">
            <w:pPr>
              <w:rPr>
                <w:sz w:val="18"/>
                <w:szCs w:val="18"/>
              </w:rPr>
            </w:pPr>
            <w:r>
              <w:rPr>
                <w:rFonts w:hint="eastAsia"/>
                <w:sz w:val="18"/>
                <w:szCs w:val="18"/>
              </w:rPr>
              <w:t>1.0</w:t>
            </w:r>
          </w:p>
        </w:tc>
        <w:tc>
          <w:tcPr>
            <w:tcW w:w="1134" w:type="dxa"/>
          </w:tcPr>
          <w:p w:rsidR="004A5541" w:rsidRDefault="00DE4E0F">
            <w:pPr>
              <w:rPr>
                <w:sz w:val="18"/>
                <w:szCs w:val="18"/>
              </w:rPr>
            </w:pPr>
            <w:r>
              <w:rPr>
                <w:rFonts w:hint="eastAsia"/>
                <w:sz w:val="18"/>
                <w:szCs w:val="18"/>
              </w:rPr>
              <w:t>是</w:t>
            </w:r>
          </w:p>
        </w:tc>
      </w:tr>
      <w:tr w:rsidR="004A5541">
        <w:tc>
          <w:tcPr>
            <w:tcW w:w="817" w:type="dxa"/>
            <w:vMerge w:val="restart"/>
            <w:vAlign w:val="center"/>
          </w:tcPr>
          <w:p w:rsidR="004A5541" w:rsidRDefault="00DE4E0F">
            <w:pPr>
              <w:rPr>
                <w:sz w:val="18"/>
                <w:szCs w:val="18"/>
              </w:rPr>
            </w:pPr>
            <w:r>
              <w:rPr>
                <w:rFonts w:hint="eastAsia"/>
                <w:sz w:val="18"/>
                <w:szCs w:val="18"/>
              </w:rPr>
              <w:t>req</w:t>
            </w:r>
          </w:p>
        </w:tc>
        <w:tc>
          <w:tcPr>
            <w:tcW w:w="9639" w:type="dxa"/>
            <w:gridSpan w:val="6"/>
          </w:tcPr>
          <w:p w:rsidR="004A5541" w:rsidRDefault="00DE4E0F">
            <w:pPr>
              <w:jc w:val="center"/>
              <w:rPr>
                <w:color w:val="FF0000"/>
                <w:sz w:val="18"/>
                <w:szCs w:val="18"/>
              </w:rPr>
            </w:pPr>
            <w:r>
              <w:rPr>
                <w:rFonts w:hint="eastAsia"/>
                <w:color w:val="7E7E7E"/>
                <w:sz w:val="18"/>
                <w:szCs w:val="18"/>
              </w:rPr>
              <w:t>服务请求的</w:t>
            </w:r>
            <w:r>
              <w:rPr>
                <w:rFonts w:hint="eastAsia"/>
                <w:color w:val="7E7E7E"/>
                <w:sz w:val="18"/>
                <w:szCs w:val="18"/>
              </w:rPr>
              <w:t>JSON</w:t>
            </w:r>
            <w:r>
              <w:rPr>
                <w:rFonts w:hint="eastAsia"/>
                <w:color w:val="7E7E7E"/>
                <w:sz w:val="18"/>
                <w:szCs w:val="18"/>
              </w:rPr>
              <w:t>对象，参与签名，非必填参数在报文可出现，也可不出现</w:t>
            </w:r>
          </w:p>
        </w:tc>
      </w:tr>
      <w:tr w:rsidR="004A5541">
        <w:tc>
          <w:tcPr>
            <w:tcW w:w="817" w:type="dxa"/>
            <w:vMerge/>
          </w:tcPr>
          <w:p w:rsidR="004A5541" w:rsidRDefault="004A5541">
            <w:pPr>
              <w:rPr>
                <w:sz w:val="18"/>
                <w:szCs w:val="18"/>
              </w:rPr>
            </w:pPr>
          </w:p>
        </w:tc>
        <w:tc>
          <w:tcPr>
            <w:tcW w:w="2693" w:type="dxa"/>
            <w:gridSpan w:val="2"/>
          </w:tcPr>
          <w:p w:rsidR="004A5541" w:rsidRDefault="00DE4E0F">
            <w:pPr>
              <w:rPr>
                <w:sz w:val="18"/>
                <w:szCs w:val="18"/>
              </w:rPr>
            </w:pPr>
            <w:r>
              <w:rPr>
                <w:rFonts w:hint="eastAsia"/>
                <w:sz w:val="18"/>
                <w:szCs w:val="18"/>
              </w:rPr>
              <w:t>service</w:t>
            </w:r>
          </w:p>
        </w:tc>
        <w:tc>
          <w:tcPr>
            <w:tcW w:w="2268" w:type="dxa"/>
          </w:tcPr>
          <w:p w:rsidR="004A5541" w:rsidRDefault="00DE4E0F">
            <w:pPr>
              <w:rPr>
                <w:sz w:val="18"/>
                <w:szCs w:val="18"/>
              </w:rPr>
            </w:pPr>
            <w:r>
              <w:rPr>
                <w:rFonts w:hint="eastAsia"/>
                <w:sz w:val="18"/>
                <w:szCs w:val="18"/>
              </w:rPr>
              <w:t>服务对象</w:t>
            </w:r>
          </w:p>
        </w:tc>
        <w:tc>
          <w:tcPr>
            <w:tcW w:w="1134" w:type="dxa"/>
          </w:tcPr>
          <w:p w:rsidR="004A5541" w:rsidRDefault="00DE4E0F">
            <w:pPr>
              <w:rPr>
                <w:sz w:val="18"/>
                <w:szCs w:val="18"/>
              </w:rPr>
            </w:pPr>
            <w:r>
              <w:rPr>
                <w:rFonts w:hint="eastAsia"/>
                <w:sz w:val="18"/>
                <w:szCs w:val="18"/>
              </w:rPr>
              <w:t>String</w:t>
            </w:r>
          </w:p>
        </w:tc>
        <w:tc>
          <w:tcPr>
            <w:tcW w:w="2410" w:type="dxa"/>
          </w:tcPr>
          <w:p w:rsidR="004A5541" w:rsidRDefault="00DE4E0F">
            <w:pPr>
              <w:rPr>
                <w:sz w:val="18"/>
                <w:szCs w:val="18"/>
              </w:rPr>
            </w:pPr>
            <w:r>
              <w:rPr>
                <w:sz w:val="18"/>
                <w:szCs w:val="18"/>
              </w:rPr>
              <w:t>MerchantService</w:t>
            </w:r>
          </w:p>
        </w:tc>
        <w:tc>
          <w:tcPr>
            <w:tcW w:w="1134" w:type="dxa"/>
          </w:tcPr>
          <w:p w:rsidR="004A5541" w:rsidRDefault="00DE4E0F">
            <w:pPr>
              <w:rPr>
                <w:sz w:val="18"/>
                <w:szCs w:val="18"/>
              </w:rPr>
            </w:pPr>
            <w:r>
              <w:rPr>
                <w:rFonts w:hint="eastAsia"/>
                <w:sz w:val="18"/>
                <w:szCs w:val="18"/>
              </w:rPr>
              <w:t>是</w:t>
            </w:r>
          </w:p>
        </w:tc>
      </w:tr>
      <w:tr w:rsidR="004A5541">
        <w:tc>
          <w:tcPr>
            <w:tcW w:w="817" w:type="dxa"/>
            <w:vMerge/>
          </w:tcPr>
          <w:p w:rsidR="004A5541" w:rsidRDefault="004A5541">
            <w:pPr>
              <w:rPr>
                <w:sz w:val="18"/>
                <w:szCs w:val="18"/>
              </w:rPr>
            </w:pPr>
          </w:p>
        </w:tc>
        <w:tc>
          <w:tcPr>
            <w:tcW w:w="2693" w:type="dxa"/>
            <w:gridSpan w:val="2"/>
          </w:tcPr>
          <w:p w:rsidR="004A5541" w:rsidRDefault="00DE4E0F">
            <w:pPr>
              <w:rPr>
                <w:sz w:val="18"/>
                <w:szCs w:val="18"/>
              </w:rPr>
            </w:pPr>
            <w:r>
              <w:rPr>
                <w:rFonts w:hint="eastAsia"/>
                <w:sz w:val="18"/>
                <w:szCs w:val="18"/>
              </w:rPr>
              <w:t>method</w:t>
            </w:r>
          </w:p>
        </w:tc>
        <w:tc>
          <w:tcPr>
            <w:tcW w:w="2268" w:type="dxa"/>
          </w:tcPr>
          <w:p w:rsidR="004A5541" w:rsidRDefault="00DE4E0F">
            <w:pPr>
              <w:rPr>
                <w:sz w:val="18"/>
                <w:szCs w:val="18"/>
              </w:rPr>
            </w:pPr>
            <w:r>
              <w:rPr>
                <w:rFonts w:hint="eastAsia"/>
                <w:sz w:val="18"/>
                <w:szCs w:val="18"/>
              </w:rPr>
              <w:t>调用方法</w:t>
            </w:r>
          </w:p>
        </w:tc>
        <w:tc>
          <w:tcPr>
            <w:tcW w:w="1134" w:type="dxa"/>
          </w:tcPr>
          <w:p w:rsidR="004A5541" w:rsidRDefault="00DE4E0F">
            <w:pPr>
              <w:rPr>
                <w:sz w:val="18"/>
                <w:szCs w:val="18"/>
              </w:rPr>
            </w:pPr>
            <w:r>
              <w:rPr>
                <w:rFonts w:hint="eastAsia"/>
                <w:sz w:val="18"/>
                <w:szCs w:val="18"/>
              </w:rPr>
              <w:t>String</w:t>
            </w:r>
          </w:p>
        </w:tc>
        <w:tc>
          <w:tcPr>
            <w:tcW w:w="2410" w:type="dxa"/>
          </w:tcPr>
          <w:p w:rsidR="004A5541" w:rsidRDefault="00DE4E0F">
            <w:pPr>
              <w:rPr>
                <w:sz w:val="18"/>
                <w:szCs w:val="18"/>
              </w:rPr>
            </w:pPr>
            <w:r>
              <w:rPr>
                <w:sz w:val="18"/>
                <w:szCs w:val="18"/>
              </w:rPr>
              <w:t>getCheckAccountFile</w:t>
            </w:r>
          </w:p>
        </w:tc>
        <w:tc>
          <w:tcPr>
            <w:tcW w:w="1134" w:type="dxa"/>
          </w:tcPr>
          <w:p w:rsidR="004A5541" w:rsidRDefault="00DE4E0F">
            <w:pPr>
              <w:rPr>
                <w:sz w:val="18"/>
                <w:szCs w:val="18"/>
              </w:rPr>
            </w:pPr>
            <w:r>
              <w:rPr>
                <w:rFonts w:hint="eastAsia"/>
                <w:sz w:val="18"/>
                <w:szCs w:val="18"/>
              </w:rPr>
              <w:t>是</w:t>
            </w:r>
          </w:p>
        </w:tc>
      </w:tr>
      <w:tr w:rsidR="004A5541">
        <w:tc>
          <w:tcPr>
            <w:tcW w:w="817" w:type="dxa"/>
            <w:vMerge/>
          </w:tcPr>
          <w:p w:rsidR="004A5541" w:rsidRDefault="004A5541">
            <w:pPr>
              <w:rPr>
                <w:sz w:val="18"/>
                <w:szCs w:val="18"/>
              </w:rPr>
            </w:pPr>
          </w:p>
        </w:tc>
        <w:tc>
          <w:tcPr>
            <w:tcW w:w="992" w:type="dxa"/>
            <w:vMerge w:val="restart"/>
            <w:vAlign w:val="center"/>
          </w:tcPr>
          <w:p w:rsidR="004A5541" w:rsidRDefault="00DE4E0F">
            <w:pPr>
              <w:jc w:val="center"/>
              <w:rPr>
                <w:sz w:val="18"/>
                <w:szCs w:val="18"/>
              </w:rPr>
            </w:pPr>
            <w:r>
              <w:rPr>
                <w:rFonts w:hint="eastAsia"/>
                <w:sz w:val="18"/>
                <w:szCs w:val="18"/>
              </w:rPr>
              <w:t>param</w:t>
            </w:r>
          </w:p>
        </w:tc>
        <w:tc>
          <w:tcPr>
            <w:tcW w:w="8647" w:type="dxa"/>
            <w:gridSpan w:val="5"/>
          </w:tcPr>
          <w:p w:rsidR="004A5541" w:rsidRDefault="00DE4E0F">
            <w:pPr>
              <w:jc w:val="center"/>
              <w:rPr>
                <w:color w:val="FF0000"/>
                <w:sz w:val="18"/>
                <w:szCs w:val="18"/>
              </w:rPr>
            </w:pPr>
            <w:r>
              <w:rPr>
                <w:rFonts w:hint="eastAsia"/>
                <w:color w:val="7E7E7E"/>
                <w:sz w:val="18"/>
                <w:szCs w:val="18"/>
              </w:rPr>
              <w:t>请求参数，嵌套的</w:t>
            </w:r>
            <w:r>
              <w:rPr>
                <w:rFonts w:hint="eastAsia"/>
                <w:color w:val="7E7E7E"/>
                <w:sz w:val="18"/>
                <w:szCs w:val="18"/>
              </w:rPr>
              <w:t>JSON</w:t>
            </w:r>
            <w:r>
              <w:rPr>
                <w:rFonts w:hint="eastAsia"/>
                <w:color w:val="7E7E7E"/>
                <w:sz w:val="18"/>
                <w:szCs w:val="18"/>
              </w:rPr>
              <w:t>对象，</w:t>
            </w:r>
            <w:r>
              <w:rPr>
                <w:rFonts w:hint="eastAsia"/>
                <w:color w:val="7E7E7E"/>
                <w:sz w:val="18"/>
                <w:szCs w:val="18"/>
              </w:rPr>
              <w:t>key</w:t>
            </w:r>
            <w:r>
              <w:rPr>
                <w:rFonts w:hint="eastAsia"/>
                <w:color w:val="7E7E7E"/>
                <w:sz w:val="18"/>
                <w:szCs w:val="18"/>
              </w:rPr>
              <w:t>为参数名称，</w:t>
            </w:r>
            <w:r>
              <w:rPr>
                <w:rFonts w:hint="eastAsia"/>
                <w:color w:val="7E7E7E"/>
                <w:sz w:val="18"/>
                <w:szCs w:val="18"/>
              </w:rPr>
              <w:t>value</w:t>
            </w:r>
            <w:r>
              <w:rPr>
                <w:rFonts w:hint="eastAsia"/>
                <w:color w:val="7E7E7E"/>
                <w:sz w:val="18"/>
                <w:szCs w:val="18"/>
              </w:rPr>
              <w:t>为参数值</w:t>
            </w:r>
          </w:p>
        </w:tc>
      </w:tr>
      <w:tr w:rsidR="004A5541">
        <w:tc>
          <w:tcPr>
            <w:tcW w:w="817" w:type="dxa"/>
            <w:vMerge/>
          </w:tcPr>
          <w:p w:rsidR="004A5541" w:rsidRDefault="004A5541">
            <w:pPr>
              <w:rPr>
                <w:sz w:val="18"/>
                <w:szCs w:val="18"/>
              </w:rPr>
            </w:pPr>
          </w:p>
        </w:tc>
        <w:tc>
          <w:tcPr>
            <w:tcW w:w="992" w:type="dxa"/>
            <w:vMerge/>
          </w:tcPr>
          <w:p w:rsidR="004A5541" w:rsidRDefault="004A5541">
            <w:pPr>
              <w:rPr>
                <w:sz w:val="18"/>
                <w:szCs w:val="18"/>
              </w:rPr>
            </w:pPr>
          </w:p>
        </w:tc>
        <w:tc>
          <w:tcPr>
            <w:tcW w:w="1701" w:type="dxa"/>
          </w:tcPr>
          <w:p w:rsidR="004A5541" w:rsidRDefault="00DE4E0F">
            <w:pPr>
              <w:rPr>
                <w:sz w:val="18"/>
                <w:szCs w:val="18"/>
              </w:rPr>
            </w:pPr>
            <w:r>
              <w:rPr>
                <w:rFonts w:hint="eastAsia"/>
                <w:sz w:val="18"/>
                <w:szCs w:val="18"/>
              </w:rPr>
              <w:t>date</w:t>
            </w:r>
          </w:p>
        </w:tc>
        <w:tc>
          <w:tcPr>
            <w:tcW w:w="2268" w:type="dxa"/>
          </w:tcPr>
          <w:p w:rsidR="004A5541" w:rsidRDefault="00DE4E0F">
            <w:pPr>
              <w:rPr>
                <w:sz w:val="18"/>
                <w:szCs w:val="18"/>
              </w:rPr>
            </w:pPr>
            <w:r>
              <w:rPr>
                <w:rFonts w:hint="eastAsia"/>
                <w:sz w:val="18"/>
                <w:szCs w:val="18"/>
              </w:rPr>
              <w:t>对账文件日期</w:t>
            </w:r>
          </w:p>
        </w:tc>
        <w:tc>
          <w:tcPr>
            <w:tcW w:w="1134" w:type="dxa"/>
          </w:tcPr>
          <w:p w:rsidR="004A5541" w:rsidRDefault="00DE4E0F">
            <w:pPr>
              <w:rPr>
                <w:sz w:val="18"/>
                <w:szCs w:val="18"/>
              </w:rPr>
            </w:pPr>
            <w:r>
              <w:rPr>
                <w:rFonts w:hint="eastAsia"/>
                <w:sz w:val="18"/>
                <w:szCs w:val="18"/>
              </w:rPr>
              <w:t>String</w:t>
            </w:r>
          </w:p>
        </w:tc>
        <w:tc>
          <w:tcPr>
            <w:tcW w:w="2410" w:type="dxa"/>
          </w:tcPr>
          <w:p w:rsidR="004A5541" w:rsidRDefault="00DE4E0F">
            <w:pPr>
              <w:rPr>
                <w:sz w:val="18"/>
                <w:szCs w:val="18"/>
              </w:rPr>
            </w:pPr>
            <w:r>
              <w:rPr>
                <w:rFonts w:hint="eastAsia"/>
                <w:sz w:val="18"/>
                <w:szCs w:val="18"/>
              </w:rPr>
              <w:t>yyyyMMdd</w:t>
            </w:r>
          </w:p>
        </w:tc>
        <w:tc>
          <w:tcPr>
            <w:tcW w:w="1134" w:type="dxa"/>
          </w:tcPr>
          <w:p w:rsidR="004A5541" w:rsidRDefault="00DE4E0F">
            <w:pPr>
              <w:rPr>
                <w:sz w:val="18"/>
                <w:szCs w:val="18"/>
              </w:rPr>
            </w:pPr>
            <w:r>
              <w:rPr>
                <w:rFonts w:hint="eastAsia"/>
                <w:sz w:val="18"/>
                <w:szCs w:val="18"/>
              </w:rPr>
              <w:t>是</w:t>
            </w:r>
          </w:p>
        </w:tc>
      </w:tr>
    </w:tbl>
    <w:p w:rsidR="004A5541" w:rsidRDefault="004A5541"/>
    <w:p w:rsidR="004A5541" w:rsidRDefault="00DE4E0F">
      <w:pPr>
        <w:pStyle w:val="4"/>
        <w:ind w:left="420"/>
      </w:pPr>
      <w:r>
        <w:rPr>
          <w:rFonts w:hint="eastAsia"/>
        </w:rPr>
        <w:t>响应报文说明</w:t>
      </w:r>
    </w:p>
    <w:p w:rsidR="004A5541" w:rsidRDefault="004A5541"/>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126"/>
        <w:gridCol w:w="2268"/>
        <w:gridCol w:w="1134"/>
        <w:gridCol w:w="2410"/>
        <w:gridCol w:w="1134"/>
      </w:tblGrid>
      <w:tr w:rsidR="004A5541">
        <w:tc>
          <w:tcPr>
            <w:tcW w:w="3510" w:type="dxa"/>
            <w:gridSpan w:val="2"/>
            <w:shd w:val="clear" w:color="auto" w:fill="B8CCE4"/>
          </w:tcPr>
          <w:p w:rsidR="004A5541" w:rsidRDefault="00DE4E0F">
            <w:pPr>
              <w:rPr>
                <w:b/>
                <w:bCs/>
                <w:sz w:val="18"/>
                <w:szCs w:val="18"/>
              </w:rPr>
            </w:pPr>
            <w:r>
              <w:rPr>
                <w:rFonts w:hint="eastAsia"/>
                <w:b/>
                <w:bCs/>
                <w:sz w:val="18"/>
                <w:szCs w:val="18"/>
              </w:rPr>
              <w:t>字段名</w:t>
            </w:r>
          </w:p>
        </w:tc>
        <w:tc>
          <w:tcPr>
            <w:tcW w:w="2268" w:type="dxa"/>
            <w:shd w:val="clear" w:color="auto" w:fill="B8CCE4"/>
          </w:tcPr>
          <w:p w:rsidR="004A5541" w:rsidRDefault="00DE4E0F">
            <w:pPr>
              <w:rPr>
                <w:b/>
                <w:bCs/>
                <w:sz w:val="18"/>
                <w:szCs w:val="18"/>
              </w:rPr>
            </w:pPr>
            <w:r>
              <w:rPr>
                <w:rFonts w:hint="eastAsia"/>
                <w:b/>
                <w:bCs/>
                <w:sz w:val="18"/>
                <w:szCs w:val="18"/>
              </w:rPr>
              <w:t>说明</w:t>
            </w:r>
          </w:p>
        </w:tc>
        <w:tc>
          <w:tcPr>
            <w:tcW w:w="1134" w:type="dxa"/>
            <w:shd w:val="clear" w:color="auto" w:fill="B8CCE4"/>
          </w:tcPr>
          <w:p w:rsidR="004A5541" w:rsidRDefault="00DE4E0F">
            <w:pPr>
              <w:rPr>
                <w:b/>
                <w:bCs/>
                <w:sz w:val="18"/>
                <w:szCs w:val="18"/>
              </w:rPr>
            </w:pPr>
            <w:r>
              <w:rPr>
                <w:rFonts w:hint="eastAsia"/>
                <w:b/>
                <w:bCs/>
                <w:sz w:val="18"/>
                <w:szCs w:val="18"/>
              </w:rPr>
              <w:t>参数类型</w:t>
            </w:r>
          </w:p>
        </w:tc>
        <w:tc>
          <w:tcPr>
            <w:tcW w:w="2410" w:type="dxa"/>
            <w:shd w:val="clear" w:color="auto" w:fill="B8CCE4"/>
          </w:tcPr>
          <w:p w:rsidR="004A5541" w:rsidRDefault="00DE4E0F">
            <w:pPr>
              <w:rPr>
                <w:b/>
                <w:bCs/>
                <w:sz w:val="18"/>
                <w:szCs w:val="18"/>
              </w:rPr>
            </w:pPr>
            <w:r>
              <w:rPr>
                <w:rFonts w:hint="eastAsia"/>
                <w:b/>
                <w:bCs/>
                <w:sz w:val="18"/>
                <w:szCs w:val="18"/>
              </w:rPr>
              <w:t>取值</w:t>
            </w:r>
          </w:p>
        </w:tc>
        <w:tc>
          <w:tcPr>
            <w:tcW w:w="1134" w:type="dxa"/>
            <w:shd w:val="clear" w:color="auto" w:fill="B8CCE4"/>
          </w:tcPr>
          <w:p w:rsidR="004A5541" w:rsidRDefault="00DE4E0F">
            <w:pPr>
              <w:rPr>
                <w:b/>
                <w:bCs/>
                <w:sz w:val="18"/>
                <w:szCs w:val="18"/>
              </w:rPr>
            </w:pPr>
            <w:r>
              <w:rPr>
                <w:rFonts w:hint="eastAsia"/>
                <w:b/>
                <w:bCs/>
                <w:sz w:val="18"/>
                <w:szCs w:val="18"/>
              </w:rPr>
              <w:t>必填</w:t>
            </w:r>
          </w:p>
        </w:tc>
      </w:tr>
      <w:tr w:rsidR="004A5541">
        <w:tc>
          <w:tcPr>
            <w:tcW w:w="3510" w:type="dxa"/>
            <w:gridSpan w:val="2"/>
          </w:tcPr>
          <w:p w:rsidR="004A5541" w:rsidRDefault="00DE4E0F">
            <w:pPr>
              <w:rPr>
                <w:sz w:val="18"/>
                <w:szCs w:val="18"/>
              </w:rPr>
            </w:pPr>
            <w:r>
              <w:rPr>
                <w:rFonts w:hint="eastAsia"/>
                <w:sz w:val="18"/>
                <w:szCs w:val="18"/>
              </w:rPr>
              <w:t>status</w:t>
            </w:r>
          </w:p>
        </w:tc>
        <w:tc>
          <w:tcPr>
            <w:tcW w:w="2268" w:type="dxa"/>
          </w:tcPr>
          <w:p w:rsidR="004A5541" w:rsidRDefault="00DE4E0F">
            <w:pPr>
              <w:rPr>
                <w:sz w:val="18"/>
                <w:szCs w:val="18"/>
              </w:rPr>
            </w:pPr>
            <w:r>
              <w:rPr>
                <w:rFonts w:hint="eastAsia"/>
                <w:sz w:val="18"/>
                <w:szCs w:val="18"/>
              </w:rPr>
              <w:t>服务调用是否成功</w:t>
            </w:r>
          </w:p>
        </w:tc>
        <w:tc>
          <w:tcPr>
            <w:tcW w:w="1134" w:type="dxa"/>
          </w:tcPr>
          <w:p w:rsidR="004A5541" w:rsidRDefault="00DE4E0F">
            <w:pPr>
              <w:rPr>
                <w:sz w:val="18"/>
                <w:szCs w:val="18"/>
              </w:rPr>
            </w:pPr>
            <w:r>
              <w:rPr>
                <w:rFonts w:hint="eastAsia"/>
                <w:sz w:val="18"/>
                <w:szCs w:val="18"/>
              </w:rPr>
              <w:t>String</w:t>
            </w:r>
          </w:p>
        </w:tc>
        <w:tc>
          <w:tcPr>
            <w:tcW w:w="2410" w:type="dxa"/>
          </w:tcPr>
          <w:p w:rsidR="004A5541" w:rsidRDefault="00DE4E0F">
            <w:pPr>
              <w:rPr>
                <w:sz w:val="18"/>
                <w:szCs w:val="18"/>
              </w:rPr>
            </w:pPr>
            <w:r>
              <w:rPr>
                <w:rFonts w:hint="eastAsia"/>
                <w:sz w:val="18"/>
                <w:szCs w:val="18"/>
              </w:rPr>
              <w:t>“</w:t>
            </w:r>
            <w:r>
              <w:rPr>
                <w:rFonts w:hint="eastAsia"/>
                <w:sz w:val="18"/>
                <w:szCs w:val="18"/>
              </w:rPr>
              <w:t>OK</w:t>
            </w:r>
            <w:r>
              <w:rPr>
                <w:rFonts w:hint="eastAsia"/>
                <w:sz w:val="18"/>
                <w:szCs w:val="18"/>
              </w:rPr>
              <w:t>”表示成功；</w:t>
            </w:r>
          </w:p>
          <w:p w:rsidR="004A5541" w:rsidRDefault="00DE4E0F">
            <w:pPr>
              <w:rPr>
                <w:sz w:val="18"/>
                <w:szCs w:val="18"/>
              </w:rPr>
            </w:pPr>
            <w:r>
              <w:rPr>
                <w:rFonts w:hint="eastAsia"/>
                <w:sz w:val="18"/>
                <w:szCs w:val="18"/>
              </w:rPr>
              <w:t>“</w:t>
            </w:r>
            <w:r>
              <w:rPr>
                <w:rFonts w:hint="eastAsia"/>
                <w:sz w:val="18"/>
                <w:szCs w:val="18"/>
              </w:rPr>
              <w:t>error</w:t>
            </w:r>
            <w:r>
              <w:rPr>
                <w:rFonts w:hint="eastAsia"/>
                <w:sz w:val="18"/>
                <w:szCs w:val="18"/>
              </w:rPr>
              <w:t>”表示失败。</w:t>
            </w:r>
          </w:p>
        </w:tc>
        <w:tc>
          <w:tcPr>
            <w:tcW w:w="1134" w:type="dxa"/>
          </w:tcPr>
          <w:p w:rsidR="004A5541" w:rsidRDefault="00DE4E0F">
            <w:pPr>
              <w:rPr>
                <w:sz w:val="18"/>
                <w:szCs w:val="18"/>
              </w:rPr>
            </w:pPr>
            <w:r>
              <w:rPr>
                <w:rFonts w:hint="eastAsia"/>
                <w:sz w:val="18"/>
                <w:szCs w:val="18"/>
              </w:rPr>
              <w:t>是</w:t>
            </w:r>
          </w:p>
        </w:tc>
      </w:tr>
      <w:tr w:rsidR="004A5541">
        <w:tc>
          <w:tcPr>
            <w:tcW w:w="1384" w:type="dxa"/>
            <w:vMerge w:val="restart"/>
            <w:vAlign w:val="center"/>
          </w:tcPr>
          <w:p w:rsidR="004A5541" w:rsidRDefault="00DE4E0F">
            <w:pPr>
              <w:jc w:val="center"/>
              <w:rPr>
                <w:sz w:val="18"/>
                <w:szCs w:val="18"/>
              </w:rPr>
            </w:pPr>
            <w:r>
              <w:rPr>
                <w:rFonts w:hint="eastAsia"/>
                <w:sz w:val="18"/>
                <w:szCs w:val="18"/>
              </w:rPr>
              <w:t>signedValue</w:t>
            </w:r>
          </w:p>
        </w:tc>
        <w:tc>
          <w:tcPr>
            <w:tcW w:w="9072" w:type="dxa"/>
            <w:gridSpan w:val="5"/>
          </w:tcPr>
          <w:p w:rsidR="004A5541" w:rsidRDefault="00DE4E0F">
            <w:pPr>
              <w:jc w:val="center"/>
              <w:rPr>
                <w:sz w:val="18"/>
                <w:szCs w:val="18"/>
              </w:rPr>
            </w:pPr>
            <w:r>
              <w:rPr>
                <w:rFonts w:hint="eastAsia"/>
                <w:color w:val="7E7E7E"/>
                <w:sz w:val="18"/>
                <w:szCs w:val="18"/>
              </w:rPr>
              <w:t>服务调用成功后的返回结果，是一个嵌套的</w:t>
            </w:r>
            <w:r>
              <w:rPr>
                <w:rFonts w:hint="eastAsia"/>
                <w:color w:val="7E7E7E"/>
                <w:sz w:val="18"/>
                <w:szCs w:val="18"/>
              </w:rPr>
              <w:t>String</w:t>
            </w:r>
            <w:r>
              <w:rPr>
                <w:rFonts w:hint="eastAsia"/>
                <w:color w:val="7E7E7E"/>
                <w:sz w:val="18"/>
                <w:szCs w:val="18"/>
              </w:rPr>
              <w:t>类型的</w:t>
            </w:r>
            <w:r>
              <w:rPr>
                <w:rFonts w:hint="eastAsia"/>
                <w:color w:val="7E7E7E"/>
                <w:sz w:val="18"/>
                <w:szCs w:val="18"/>
              </w:rPr>
              <w:t>JSON</w:t>
            </w:r>
            <w:r>
              <w:rPr>
                <w:rFonts w:hint="eastAsia"/>
                <w:color w:val="7E7E7E"/>
                <w:sz w:val="18"/>
                <w:szCs w:val="18"/>
              </w:rPr>
              <w:t>对象，仅当</w:t>
            </w:r>
            <w:r>
              <w:rPr>
                <w:rFonts w:hint="eastAsia"/>
                <w:color w:val="7E7E7E"/>
                <w:sz w:val="18"/>
                <w:szCs w:val="18"/>
              </w:rPr>
              <w:t>status=OK</w:t>
            </w:r>
            <w:r>
              <w:rPr>
                <w:rFonts w:hint="eastAsia"/>
                <w:color w:val="7E7E7E"/>
                <w:sz w:val="18"/>
                <w:szCs w:val="18"/>
              </w:rPr>
              <w:t>时有效</w:t>
            </w:r>
          </w:p>
        </w:tc>
      </w:tr>
      <w:tr w:rsidR="004A5541">
        <w:trPr>
          <w:trHeight w:val="90"/>
        </w:trPr>
        <w:tc>
          <w:tcPr>
            <w:tcW w:w="1384" w:type="dxa"/>
            <w:vMerge/>
          </w:tcPr>
          <w:p w:rsidR="004A5541" w:rsidRDefault="004A5541">
            <w:pPr>
              <w:rPr>
                <w:sz w:val="18"/>
                <w:szCs w:val="18"/>
              </w:rPr>
            </w:pPr>
          </w:p>
        </w:tc>
        <w:tc>
          <w:tcPr>
            <w:tcW w:w="2126" w:type="dxa"/>
          </w:tcPr>
          <w:p w:rsidR="004A5541" w:rsidRDefault="00DE4E0F">
            <w:pPr>
              <w:rPr>
                <w:sz w:val="18"/>
                <w:szCs w:val="18"/>
              </w:rPr>
            </w:pPr>
            <w:r>
              <w:rPr>
                <w:rFonts w:hint="eastAsia"/>
                <w:sz w:val="18"/>
                <w:szCs w:val="18"/>
              </w:rPr>
              <w:t>url</w:t>
            </w:r>
          </w:p>
        </w:tc>
        <w:tc>
          <w:tcPr>
            <w:tcW w:w="2268" w:type="dxa"/>
          </w:tcPr>
          <w:p w:rsidR="004A5541" w:rsidRDefault="00DE4E0F">
            <w:pPr>
              <w:rPr>
                <w:sz w:val="18"/>
                <w:szCs w:val="18"/>
              </w:rPr>
            </w:pPr>
            <w:r>
              <w:rPr>
                <w:rFonts w:hint="eastAsia"/>
                <w:sz w:val="18"/>
                <w:szCs w:val="18"/>
              </w:rPr>
              <w:t>存管通对账文件地址</w:t>
            </w:r>
          </w:p>
        </w:tc>
        <w:tc>
          <w:tcPr>
            <w:tcW w:w="1134" w:type="dxa"/>
          </w:tcPr>
          <w:p w:rsidR="004A5541" w:rsidRDefault="00DE4E0F">
            <w:pPr>
              <w:rPr>
                <w:sz w:val="18"/>
                <w:szCs w:val="18"/>
              </w:rPr>
            </w:pPr>
            <w:r>
              <w:rPr>
                <w:rFonts w:hint="eastAsia"/>
                <w:sz w:val="18"/>
                <w:szCs w:val="18"/>
              </w:rPr>
              <w:t>String</w:t>
            </w:r>
          </w:p>
        </w:tc>
        <w:tc>
          <w:tcPr>
            <w:tcW w:w="2410" w:type="dxa"/>
          </w:tcPr>
          <w:p w:rsidR="004A5541" w:rsidRDefault="004A5541">
            <w:pPr>
              <w:rPr>
                <w:sz w:val="18"/>
                <w:szCs w:val="18"/>
              </w:rPr>
            </w:pPr>
          </w:p>
        </w:tc>
        <w:tc>
          <w:tcPr>
            <w:tcW w:w="1134" w:type="dxa"/>
          </w:tcPr>
          <w:p w:rsidR="004A5541" w:rsidRDefault="00DE4E0F">
            <w:pPr>
              <w:rPr>
                <w:sz w:val="18"/>
                <w:szCs w:val="18"/>
              </w:rPr>
            </w:pPr>
            <w:r>
              <w:rPr>
                <w:rFonts w:hint="eastAsia"/>
                <w:sz w:val="18"/>
                <w:szCs w:val="18"/>
              </w:rPr>
              <w:t>是</w:t>
            </w:r>
          </w:p>
        </w:tc>
      </w:tr>
      <w:tr w:rsidR="004A5541">
        <w:tc>
          <w:tcPr>
            <w:tcW w:w="3510" w:type="dxa"/>
            <w:gridSpan w:val="2"/>
          </w:tcPr>
          <w:p w:rsidR="004A5541" w:rsidRDefault="00DE4E0F">
            <w:pPr>
              <w:rPr>
                <w:sz w:val="18"/>
                <w:szCs w:val="18"/>
              </w:rPr>
            </w:pPr>
            <w:r>
              <w:rPr>
                <w:rFonts w:hint="eastAsia"/>
                <w:sz w:val="18"/>
                <w:szCs w:val="18"/>
              </w:rPr>
              <w:t>sign</w:t>
            </w:r>
          </w:p>
        </w:tc>
        <w:tc>
          <w:tcPr>
            <w:tcW w:w="2268" w:type="dxa"/>
          </w:tcPr>
          <w:p w:rsidR="004A5541" w:rsidRDefault="00DE4E0F">
            <w:pPr>
              <w:rPr>
                <w:sz w:val="18"/>
                <w:szCs w:val="18"/>
              </w:rPr>
            </w:pPr>
            <w:r>
              <w:rPr>
                <w:rFonts w:hint="eastAsia"/>
                <w:sz w:val="18"/>
                <w:szCs w:val="18"/>
              </w:rPr>
              <w:t>签名</w:t>
            </w:r>
          </w:p>
        </w:tc>
        <w:tc>
          <w:tcPr>
            <w:tcW w:w="1134" w:type="dxa"/>
          </w:tcPr>
          <w:p w:rsidR="004A5541" w:rsidRDefault="00DE4E0F">
            <w:pPr>
              <w:rPr>
                <w:rFonts w:asciiTheme="minorEastAsia" w:eastAsiaTheme="minorEastAsia" w:hAnsiTheme="minorEastAsia"/>
                <w:sz w:val="18"/>
                <w:szCs w:val="18"/>
              </w:rPr>
            </w:pPr>
            <w:r>
              <w:rPr>
                <w:rFonts w:hint="eastAsia"/>
                <w:sz w:val="18"/>
                <w:szCs w:val="18"/>
              </w:rPr>
              <w:t>String</w:t>
            </w:r>
          </w:p>
        </w:tc>
        <w:tc>
          <w:tcPr>
            <w:tcW w:w="2410" w:type="dxa"/>
          </w:tcPr>
          <w:p w:rsidR="004A5541" w:rsidRDefault="004A5541">
            <w:pPr>
              <w:rPr>
                <w:sz w:val="18"/>
                <w:szCs w:val="18"/>
              </w:rPr>
            </w:pPr>
          </w:p>
        </w:tc>
        <w:tc>
          <w:tcPr>
            <w:tcW w:w="1134" w:type="dxa"/>
          </w:tcPr>
          <w:p w:rsidR="004A5541" w:rsidRDefault="00DE4E0F">
            <w:pPr>
              <w:rPr>
                <w:sz w:val="18"/>
                <w:szCs w:val="18"/>
              </w:rPr>
            </w:pPr>
            <w:r>
              <w:rPr>
                <w:rFonts w:hint="eastAsia"/>
                <w:sz w:val="18"/>
                <w:szCs w:val="18"/>
              </w:rPr>
              <w:t>是</w:t>
            </w:r>
          </w:p>
        </w:tc>
      </w:tr>
      <w:tr w:rsidR="004A5541">
        <w:tc>
          <w:tcPr>
            <w:tcW w:w="3510" w:type="dxa"/>
            <w:gridSpan w:val="2"/>
          </w:tcPr>
          <w:p w:rsidR="004A5541" w:rsidRDefault="00DE4E0F">
            <w:pPr>
              <w:rPr>
                <w:sz w:val="18"/>
                <w:szCs w:val="18"/>
              </w:rPr>
            </w:pPr>
            <w:r>
              <w:rPr>
                <w:rFonts w:hint="eastAsia"/>
                <w:sz w:val="18"/>
                <w:szCs w:val="18"/>
              </w:rPr>
              <w:t>errorCode</w:t>
            </w:r>
          </w:p>
        </w:tc>
        <w:tc>
          <w:tcPr>
            <w:tcW w:w="2268" w:type="dxa"/>
          </w:tcPr>
          <w:p w:rsidR="004A5541" w:rsidRDefault="00DE4E0F">
            <w:pPr>
              <w:rPr>
                <w:sz w:val="18"/>
                <w:szCs w:val="18"/>
              </w:rPr>
            </w:pPr>
            <w:r>
              <w:rPr>
                <w:rFonts w:hint="eastAsia"/>
                <w:sz w:val="18"/>
                <w:szCs w:val="18"/>
              </w:rPr>
              <w:t>错误代码</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sz w:val="18"/>
                <w:szCs w:val="18"/>
              </w:rPr>
            </w:pPr>
            <w:r>
              <w:rPr>
                <w:rFonts w:hint="eastAsia"/>
                <w:sz w:val="18"/>
                <w:szCs w:val="18"/>
              </w:rPr>
              <w:t>仅当</w:t>
            </w:r>
            <w:r>
              <w:rPr>
                <w:rFonts w:hint="eastAsia"/>
                <w:sz w:val="18"/>
                <w:szCs w:val="18"/>
              </w:rPr>
              <w:t>status=error</w:t>
            </w:r>
            <w:r>
              <w:rPr>
                <w:rFonts w:hint="eastAsia"/>
                <w:sz w:val="18"/>
                <w:szCs w:val="18"/>
              </w:rPr>
              <w:t>时有效</w:t>
            </w:r>
          </w:p>
        </w:tc>
        <w:tc>
          <w:tcPr>
            <w:tcW w:w="1134" w:type="dxa"/>
          </w:tcPr>
          <w:p w:rsidR="004A5541" w:rsidRDefault="00DE4E0F">
            <w:pPr>
              <w:rPr>
                <w:sz w:val="18"/>
                <w:szCs w:val="18"/>
              </w:rPr>
            </w:pPr>
            <w:r>
              <w:rPr>
                <w:rFonts w:hint="eastAsia"/>
                <w:sz w:val="18"/>
                <w:szCs w:val="18"/>
              </w:rPr>
              <w:t>否</w:t>
            </w:r>
          </w:p>
        </w:tc>
      </w:tr>
      <w:tr w:rsidR="004A5541">
        <w:tc>
          <w:tcPr>
            <w:tcW w:w="3510" w:type="dxa"/>
            <w:gridSpan w:val="2"/>
          </w:tcPr>
          <w:p w:rsidR="004A5541" w:rsidRDefault="00DE4E0F">
            <w:pPr>
              <w:rPr>
                <w:sz w:val="18"/>
                <w:szCs w:val="18"/>
              </w:rPr>
            </w:pPr>
            <w:r>
              <w:rPr>
                <w:rFonts w:hint="eastAsia"/>
                <w:sz w:val="18"/>
                <w:szCs w:val="18"/>
              </w:rPr>
              <w:t>message</w:t>
            </w:r>
          </w:p>
        </w:tc>
        <w:tc>
          <w:tcPr>
            <w:tcW w:w="2268" w:type="dxa"/>
          </w:tcPr>
          <w:p w:rsidR="004A5541" w:rsidRDefault="00DE4E0F">
            <w:pPr>
              <w:rPr>
                <w:sz w:val="18"/>
                <w:szCs w:val="18"/>
              </w:rPr>
            </w:pPr>
            <w:r>
              <w:rPr>
                <w:rFonts w:hint="eastAsia"/>
                <w:sz w:val="18"/>
                <w:szCs w:val="18"/>
              </w:rPr>
              <w:t>错误信息</w:t>
            </w:r>
          </w:p>
        </w:tc>
        <w:tc>
          <w:tcPr>
            <w:tcW w:w="113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410" w:type="dxa"/>
          </w:tcPr>
          <w:p w:rsidR="004A5541" w:rsidRDefault="00DE4E0F">
            <w:pPr>
              <w:rPr>
                <w:sz w:val="18"/>
                <w:szCs w:val="18"/>
              </w:rPr>
            </w:pPr>
            <w:r>
              <w:rPr>
                <w:rFonts w:hint="eastAsia"/>
                <w:sz w:val="18"/>
                <w:szCs w:val="18"/>
              </w:rPr>
              <w:t>仅当</w:t>
            </w:r>
            <w:r>
              <w:rPr>
                <w:rFonts w:hint="eastAsia"/>
                <w:sz w:val="18"/>
                <w:szCs w:val="18"/>
              </w:rPr>
              <w:t>status=error</w:t>
            </w:r>
            <w:r>
              <w:rPr>
                <w:rFonts w:hint="eastAsia"/>
                <w:sz w:val="18"/>
                <w:szCs w:val="18"/>
              </w:rPr>
              <w:t>时有效</w:t>
            </w:r>
          </w:p>
        </w:tc>
        <w:tc>
          <w:tcPr>
            <w:tcW w:w="1134" w:type="dxa"/>
          </w:tcPr>
          <w:p w:rsidR="004A5541" w:rsidRDefault="00DE4E0F">
            <w:pPr>
              <w:rPr>
                <w:sz w:val="18"/>
                <w:szCs w:val="18"/>
              </w:rPr>
            </w:pPr>
            <w:r>
              <w:rPr>
                <w:rFonts w:hint="eastAsia"/>
                <w:sz w:val="18"/>
                <w:szCs w:val="18"/>
              </w:rPr>
              <w:t>否</w:t>
            </w:r>
          </w:p>
        </w:tc>
      </w:tr>
    </w:tbl>
    <w:p w:rsidR="004A5541" w:rsidRDefault="004A5541"/>
    <w:p w:rsidR="004A5541" w:rsidRDefault="00DE4E0F">
      <w:pPr>
        <w:pStyle w:val="1"/>
        <w:numPr>
          <w:ilvl w:val="0"/>
          <w:numId w:val="1"/>
        </w:numPr>
        <w:rPr>
          <w:rFonts w:asciiTheme="minorEastAsia" w:eastAsiaTheme="minorEastAsia" w:hAnsiTheme="minorEastAsia"/>
        </w:rPr>
      </w:pPr>
      <w:bookmarkStart w:id="214" w:name="_Toc10699"/>
      <w:r>
        <w:rPr>
          <w:rFonts w:asciiTheme="minorEastAsia" w:eastAsiaTheme="minorEastAsia" w:hAnsiTheme="minorEastAsia" w:hint="eastAsia"/>
        </w:rPr>
        <w:t>字段详细说明</w:t>
      </w:r>
      <w:bookmarkStart w:id="215" w:name="_会员基本信息"/>
      <w:bookmarkEnd w:id="206"/>
      <w:bookmarkEnd w:id="214"/>
      <w:bookmarkEnd w:id="215"/>
    </w:p>
    <w:p w:rsidR="004A5541" w:rsidRDefault="00DE4E0F">
      <w:pPr>
        <w:pStyle w:val="2"/>
        <w:numPr>
          <w:ilvl w:val="1"/>
          <w:numId w:val="1"/>
        </w:numPr>
        <w:rPr>
          <w:rFonts w:asciiTheme="minorEastAsia" w:eastAsiaTheme="minorEastAsia" w:hAnsiTheme="minorEastAsia"/>
        </w:rPr>
      </w:pPr>
      <w:bookmarkStart w:id="216" w:name="_会员扩展信息"/>
      <w:bookmarkStart w:id="217" w:name="_卡bin信息"/>
      <w:bookmarkStart w:id="218" w:name="_Toc25194"/>
      <w:bookmarkStart w:id="219" w:name="_Toc26300"/>
      <w:bookmarkEnd w:id="216"/>
      <w:bookmarkEnd w:id="217"/>
      <w:r>
        <w:rPr>
          <w:rFonts w:asciiTheme="minorEastAsia" w:eastAsiaTheme="minorEastAsia" w:hAnsiTheme="minorEastAsia" w:hint="eastAsia"/>
        </w:rPr>
        <w:t>卡bin信息</w:t>
      </w:r>
      <w:bookmarkEnd w:id="218"/>
      <w:bookmarkEnd w:id="219"/>
    </w:p>
    <w:tbl>
      <w:tblPr>
        <w:tblW w:w="7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60"/>
        <w:gridCol w:w="2551"/>
        <w:gridCol w:w="2552"/>
      </w:tblGrid>
      <w:tr w:rsidR="004A5541">
        <w:tc>
          <w:tcPr>
            <w:tcW w:w="266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2551"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2552"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cardBin</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卡bin</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cardType</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卡种，</w:t>
            </w:r>
            <w:hyperlink w:anchor="_订单类型" w:history="1">
              <w:r>
                <w:rPr>
                  <w:rStyle w:val="aa"/>
                  <w:rFonts w:asciiTheme="minorEastAsia" w:eastAsiaTheme="minorEastAsia" w:hAnsiTheme="minorEastAsia" w:hint="default"/>
                  <w:sz w:val="18"/>
                  <w:szCs w:val="18"/>
                </w:rPr>
                <w:t>详细</w:t>
              </w:r>
            </w:hyperlink>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bankCode</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发卡行代码</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bankName</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发卡行名称</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cardName</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卡名</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cardLenth</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卡片长度</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cardState</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状态（1：有效；0：无效）</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c>
          <w:tcPr>
            <w:tcW w:w="26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cardTypeLabel</w:t>
            </w:r>
          </w:p>
        </w:tc>
        <w:tc>
          <w:tcPr>
            <w:tcW w:w="255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卡种名称</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220" w:name="_支付通道列表"/>
      <w:bookmarkStart w:id="221" w:name="_Toc21207"/>
      <w:bookmarkStart w:id="222" w:name="_Toc32723"/>
      <w:bookmarkStart w:id="223" w:name="_支付方式"/>
      <w:bookmarkEnd w:id="220"/>
      <w:r>
        <w:rPr>
          <w:rFonts w:asciiTheme="minorEastAsia" w:eastAsiaTheme="minorEastAsia" w:hAnsiTheme="minorEastAsia" w:hint="eastAsia"/>
        </w:rPr>
        <w:lastRenderedPageBreak/>
        <w:t>支付方式</w:t>
      </w:r>
      <w:bookmarkEnd w:id="221"/>
      <w:bookmarkEnd w:id="222"/>
    </w:p>
    <w:bookmarkEnd w:id="223"/>
    <w:p w:rsidR="004A5541" w:rsidRDefault="00DE4E0F">
      <w:pPr>
        <w:rPr>
          <w:rFonts w:asciiTheme="minorEastAsia" w:eastAsiaTheme="minorEastAsia" w:hAnsiTheme="minorEastAsia"/>
        </w:rPr>
      </w:pPr>
      <w:r>
        <w:rPr>
          <w:rFonts w:asciiTheme="minorEastAsia" w:eastAsiaTheme="minorEastAsia" w:hAnsiTheme="minorEastAsia" w:hint="eastAsia"/>
        </w:rPr>
        <w:t>注：</w:t>
      </w:r>
    </w:p>
    <w:p w:rsidR="004A5541" w:rsidRDefault="00DE4E0F">
      <w:pPr>
        <w:numPr>
          <w:ilvl w:val="0"/>
          <w:numId w:val="56"/>
        </w:numPr>
        <w:rPr>
          <w:rFonts w:asciiTheme="minorEastAsia" w:eastAsiaTheme="minorEastAsia" w:hAnsiTheme="minorEastAsia"/>
        </w:rPr>
      </w:pPr>
      <w:r>
        <w:rPr>
          <w:rFonts w:asciiTheme="minorEastAsia" w:eastAsiaTheme="minorEastAsia" w:hAnsiTheme="minorEastAsia" w:hint="eastAsia"/>
        </w:rPr>
        <w:t>调用支付方式前请与存管通业务人员确认是否已经开通了这些支付权限。</w:t>
      </w:r>
    </w:p>
    <w:p w:rsidR="004A5541" w:rsidRDefault="00DE4E0F">
      <w:pPr>
        <w:numPr>
          <w:ilvl w:val="0"/>
          <w:numId w:val="56"/>
        </w:numPr>
        <w:rPr>
          <w:rFonts w:asciiTheme="minorEastAsia" w:eastAsiaTheme="minorEastAsia" w:hAnsiTheme="minorEastAsia"/>
        </w:rPr>
      </w:pPr>
      <w:bookmarkStart w:id="224" w:name="OLE_LINK26"/>
      <w:r>
        <w:rPr>
          <w:rFonts w:asciiTheme="minorEastAsia" w:eastAsiaTheme="minorEastAsia" w:hAnsiTheme="minorEastAsia" w:hint="eastAsia"/>
        </w:rPr>
        <w:t>托管代收订单支持组合支付，即“一种渠道类入金支付方式 + N种虚拟账户余额类支付方式”的组合支付，例如网关支付+账户余额、实名付+账户余额+代金券/批量代金券、账户余额+代金券/批量代金券。</w:t>
      </w:r>
    </w:p>
    <w:bookmarkEnd w:id="224"/>
    <w:p w:rsidR="004A5541" w:rsidRDefault="004A5541">
      <w:pPr>
        <w:ind w:left="426"/>
        <w:rPr>
          <w:rFonts w:asciiTheme="minorEastAsia" w:eastAsiaTheme="minorEastAsia" w:hAnsiTheme="minorEastAsia"/>
        </w:rPr>
      </w:pP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53"/>
        <w:gridCol w:w="1369"/>
        <w:gridCol w:w="1436"/>
        <w:gridCol w:w="1620"/>
        <w:gridCol w:w="3855"/>
        <w:gridCol w:w="795"/>
      </w:tblGrid>
      <w:tr w:rsidR="004A5541">
        <w:trPr>
          <w:trHeight w:val="453"/>
        </w:trPr>
        <w:tc>
          <w:tcPr>
            <w:tcW w:w="1153" w:type="dxa"/>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支付方式</w:t>
            </w:r>
          </w:p>
        </w:tc>
        <w:tc>
          <w:tcPr>
            <w:tcW w:w="1369" w:type="dxa"/>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key</w:t>
            </w:r>
          </w:p>
        </w:tc>
        <w:tc>
          <w:tcPr>
            <w:tcW w:w="1436" w:type="dxa"/>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value类型</w:t>
            </w:r>
          </w:p>
        </w:tc>
        <w:tc>
          <w:tcPr>
            <w:tcW w:w="1620" w:type="dxa"/>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value字段名</w:t>
            </w:r>
          </w:p>
        </w:tc>
        <w:tc>
          <w:tcPr>
            <w:tcW w:w="3855" w:type="dxa"/>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字段说明</w:t>
            </w:r>
          </w:p>
        </w:tc>
        <w:tc>
          <w:tcPr>
            <w:tcW w:w="795" w:type="dxa"/>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53"/>
        </w:trPr>
        <w:tc>
          <w:tcPr>
            <w:tcW w:w="1153"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网关支付</w:t>
            </w:r>
          </w:p>
        </w:tc>
        <w:tc>
          <w:tcPr>
            <w:tcW w:w="136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GATEWAY</w:t>
            </w:r>
          </w:p>
        </w:tc>
        <w:tc>
          <w:tcPr>
            <w:tcW w:w="1436" w:type="dxa"/>
            <w:vMerge w:val="restart"/>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JSONObject</w:t>
            </w:r>
          </w:p>
        </w:tc>
        <w:tc>
          <w:tcPr>
            <w:tcW w:w="162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bankCode</w:t>
            </w:r>
          </w:p>
        </w:tc>
        <w:tc>
          <w:tcPr>
            <w:tcW w:w="3855" w:type="dxa"/>
            <w:vAlign w:val="center"/>
          </w:tcPr>
          <w:p w:rsidR="004A5541" w:rsidRDefault="00DE4E0F">
            <w:pPr>
              <w:rPr>
                <w:rStyle w:val="ac"/>
                <w:rFonts w:asciiTheme="minorEastAsia" w:eastAsiaTheme="minorEastAsia" w:hAnsiTheme="minorEastAsia" w:cs="Calibri" w:hint="default"/>
                <w:sz w:val="18"/>
                <w:szCs w:val="18"/>
              </w:rPr>
            </w:pPr>
            <w:r>
              <w:rPr>
                <w:rFonts w:asciiTheme="minorEastAsia" w:eastAsiaTheme="minorEastAsia" w:hAnsiTheme="minorEastAsia" w:cs="Calibri" w:hint="eastAsia"/>
                <w:color w:val="000000"/>
                <w:sz w:val="18"/>
                <w:szCs w:val="18"/>
              </w:rPr>
              <w:t>发卡机构。</w:t>
            </w:r>
            <w:hyperlink w:anchor="_发卡机构" w:history="1">
              <w:r>
                <w:rPr>
                  <w:rStyle w:val="aa"/>
                  <w:rFonts w:asciiTheme="minorEastAsia" w:eastAsiaTheme="minorEastAsia" w:hAnsiTheme="minorEastAsia" w:cs="Calibri" w:hint="default"/>
                  <w:sz w:val="18"/>
                  <w:szCs w:val="18"/>
                </w:rPr>
                <w:t>详</w:t>
              </w:r>
              <w:bookmarkStart w:id="225" w:name="_Hlt434218315"/>
              <w:bookmarkStart w:id="226" w:name="_Hlt434237432"/>
              <w:bookmarkStart w:id="227" w:name="_Hlt431299943"/>
              <w:r>
                <w:rPr>
                  <w:rStyle w:val="aa"/>
                  <w:rFonts w:asciiTheme="minorEastAsia" w:eastAsiaTheme="minorEastAsia" w:hAnsiTheme="minorEastAsia" w:cs="Calibri" w:hint="default"/>
                  <w:sz w:val="18"/>
                  <w:szCs w:val="18"/>
                </w:rPr>
                <w:t>细</w:t>
              </w:r>
              <w:bookmarkEnd w:id="225"/>
              <w:bookmarkEnd w:id="226"/>
              <w:bookmarkEnd w:id="227"/>
            </w:hyperlink>
          </w:p>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测试环境下请传vbank。</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rPr>
          <w:trHeight w:val="453"/>
        </w:trPr>
        <w:tc>
          <w:tcPr>
            <w:tcW w:w="1153" w:type="dxa"/>
            <w:vMerge/>
            <w:vAlign w:val="center"/>
          </w:tcPr>
          <w:p w:rsidR="004A5541" w:rsidRDefault="004A5541">
            <w:pPr>
              <w:jc w:val="center"/>
              <w:rPr>
                <w:rFonts w:asciiTheme="minorEastAsia" w:eastAsiaTheme="minorEastAsia" w:hAnsiTheme="minorEastAsia"/>
                <w:sz w:val="18"/>
                <w:szCs w:val="18"/>
              </w:rPr>
            </w:pPr>
          </w:p>
        </w:tc>
        <w:tc>
          <w:tcPr>
            <w:tcW w:w="1369" w:type="dxa"/>
            <w:vMerge/>
            <w:vAlign w:val="center"/>
          </w:tcPr>
          <w:p w:rsidR="004A5541" w:rsidRDefault="004A5541">
            <w:pPr>
              <w:rPr>
                <w:rFonts w:asciiTheme="minorEastAsia" w:eastAsiaTheme="minorEastAsia" w:hAnsiTheme="minorEastAsia"/>
                <w:sz w:val="18"/>
                <w:szCs w:val="18"/>
              </w:rPr>
            </w:pPr>
          </w:p>
        </w:tc>
        <w:tc>
          <w:tcPr>
            <w:tcW w:w="1436" w:type="dxa"/>
            <w:vMerge/>
            <w:vAlign w:val="center"/>
          </w:tcPr>
          <w:p w:rsidR="004A5541" w:rsidRDefault="004A5541">
            <w:pPr>
              <w:rPr>
                <w:rFonts w:asciiTheme="minorEastAsia" w:eastAsiaTheme="minorEastAsia" w:hAnsiTheme="minorEastAsia"/>
                <w:sz w:val="18"/>
                <w:szCs w:val="18"/>
              </w:rPr>
            </w:pPr>
          </w:p>
        </w:tc>
        <w:tc>
          <w:tcPr>
            <w:tcW w:w="162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payType</w:t>
            </w:r>
          </w:p>
        </w:tc>
        <w:tc>
          <w:tcPr>
            <w:tcW w:w="3855"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网关支付类型。</w:t>
            </w:r>
            <w:hyperlink w:anchor="_支付方式（网关）" w:history="1">
              <w:r>
                <w:rPr>
                  <w:rStyle w:val="aa"/>
                  <w:rFonts w:asciiTheme="minorEastAsia" w:eastAsiaTheme="minorEastAsia" w:hAnsiTheme="minorEastAsia" w:cs="Calibri" w:hint="default"/>
                  <w:sz w:val="18"/>
                  <w:szCs w:val="18"/>
                </w:rPr>
                <w:t>详</w:t>
              </w:r>
              <w:bookmarkStart w:id="228" w:name="_Hlt434237439"/>
              <w:r>
                <w:rPr>
                  <w:rStyle w:val="aa"/>
                  <w:rFonts w:asciiTheme="minorEastAsia" w:eastAsiaTheme="minorEastAsia" w:hAnsiTheme="minorEastAsia" w:cs="Calibri" w:hint="default"/>
                  <w:sz w:val="18"/>
                  <w:szCs w:val="18"/>
                </w:rPr>
                <w:t>细</w:t>
              </w:r>
              <w:bookmarkEnd w:id="228"/>
            </w:hyperlink>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rPr>
          <w:trHeight w:val="453"/>
        </w:trPr>
        <w:tc>
          <w:tcPr>
            <w:tcW w:w="1153" w:type="dxa"/>
            <w:vMerge/>
            <w:vAlign w:val="center"/>
          </w:tcPr>
          <w:p w:rsidR="004A5541" w:rsidRDefault="004A5541">
            <w:pPr>
              <w:jc w:val="center"/>
              <w:rPr>
                <w:rFonts w:asciiTheme="minorEastAsia" w:eastAsiaTheme="minorEastAsia" w:hAnsiTheme="minorEastAsia"/>
                <w:sz w:val="18"/>
                <w:szCs w:val="18"/>
              </w:rPr>
            </w:pPr>
          </w:p>
        </w:tc>
        <w:tc>
          <w:tcPr>
            <w:tcW w:w="1369" w:type="dxa"/>
            <w:vMerge/>
            <w:vAlign w:val="center"/>
          </w:tcPr>
          <w:p w:rsidR="004A5541" w:rsidRDefault="004A5541">
            <w:pPr>
              <w:rPr>
                <w:rFonts w:asciiTheme="minorEastAsia" w:eastAsiaTheme="minorEastAsia" w:hAnsiTheme="minorEastAsia"/>
                <w:sz w:val="18"/>
                <w:szCs w:val="18"/>
              </w:rPr>
            </w:pPr>
          </w:p>
        </w:tc>
        <w:tc>
          <w:tcPr>
            <w:tcW w:w="1436" w:type="dxa"/>
            <w:vMerge/>
            <w:vAlign w:val="center"/>
          </w:tcPr>
          <w:p w:rsidR="004A5541" w:rsidRDefault="004A5541">
            <w:pPr>
              <w:rPr>
                <w:rFonts w:asciiTheme="minorEastAsia" w:eastAsiaTheme="minorEastAsia" w:hAnsiTheme="minorEastAsia"/>
                <w:sz w:val="18"/>
                <w:szCs w:val="18"/>
              </w:rPr>
            </w:pPr>
          </w:p>
        </w:tc>
        <w:tc>
          <w:tcPr>
            <w:tcW w:w="162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amount</w:t>
            </w:r>
          </w:p>
        </w:tc>
        <w:tc>
          <w:tcPr>
            <w:tcW w:w="3855"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支付金额，</w:t>
            </w:r>
            <w:r>
              <w:rPr>
                <w:rFonts w:asciiTheme="minorEastAsia" w:eastAsiaTheme="minorEastAsia" w:hAnsiTheme="minorEastAsia" w:hint="eastAsia"/>
                <w:sz w:val="18"/>
                <w:szCs w:val="18"/>
              </w:rPr>
              <w:t>单位：分</w:t>
            </w:r>
          </w:p>
        </w:tc>
        <w:tc>
          <w:tcPr>
            <w:tcW w:w="795" w:type="dxa"/>
            <w:vAlign w:val="center"/>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Long</w:t>
            </w:r>
          </w:p>
        </w:tc>
      </w:tr>
      <w:tr w:rsidR="004A5541">
        <w:trPr>
          <w:trHeight w:val="453"/>
        </w:trPr>
        <w:tc>
          <w:tcPr>
            <w:tcW w:w="1153" w:type="dxa"/>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订单POS</w:t>
            </w:r>
          </w:p>
        </w:tc>
        <w:tc>
          <w:tcPr>
            <w:tcW w:w="1369"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POSPAY</w:t>
            </w:r>
          </w:p>
        </w:tc>
        <w:tc>
          <w:tcPr>
            <w:tcW w:w="1436"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3855" w:type="dxa"/>
            <w:vAlign w:val="center"/>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cs="Calibri" w:hint="eastAsia"/>
                <w:color w:val="000000"/>
                <w:sz w:val="18"/>
                <w:szCs w:val="18"/>
              </w:rPr>
              <w:t>支付金额，单位：分</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rPr>
          <w:trHeight w:val="453"/>
        </w:trPr>
        <w:tc>
          <w:tcPr>
            <w:tcW w:w="1153"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实名付</w:t>
            </w:r>
          </w:p>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（单笔）</w:t>
            </w:r>
          </w:p>
        </w:tc>
        <w:tc>
          <w:tcPr>
            <w:tcW w:w="136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REALNAMEPAY</w:t>
            </w:r>
          </w:p>
        </w:tc>
        <w:tc>
          <w:tcPr>
            <w:tcW w:w="143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bankCardNo</w:t>
            </w:r>
          </w:p>
        </w:tc>
        <w:tc>
          <w:tcPr>
            <w:tcW w:w="3855"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银行卡号，RSA加密。</w:t>
            </w:r>
            <w:hyperlink w:anchor="_字段加密" w:history="1">
              <w:r>
                <w:rPr>
                  <w:rStyle w:val="ac"/>
                  <w:rFonts w:asciiTheme="minorEastAsia" w:eastAsiaTheme="minorEastAsia" w:hAnsiTheme="minorEastAsia" w:hint="default"/>
                  <w:sz w:val="18"/>
                  <w:szCs w:val="18"/>
                </w:rPr>
                <w:t>详细</w:t>
              </w:r>
            </w:hyperlink>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rPr>
          <w:trHeight w:val="453"/>
        </w:trPr>
        <w:tc>
          <w:tcPr>
            <w:tcW w:w="1153" w:type="dxa"/>
            <w:vMerge/>
            <w:vAlign w:val="center"/>
          </w:tcPr>
          <w:p w:rsidR="004A5541" w:rsidRDefault="004A5541">
            <w:pPr>
              <w:jc w:val="center"/>
              <w:rPr>
                <w:rFonts w:asciiTheme="minorEastAsia" w:eastAsiaTheme="minorEastAsia" w:hAnsiTheme="minorEastAsia"/>
                <w:sz w:val="18"/>
                <w:szCs w:val="18"/>
              </w:rPr>
            </w:pPr>
          </w:p>
        </w:tc>
        <w:tc>
          <w:tcPr>
            <w:tcW w:w="1369" w:type="dxa"/>
            <w:vMerge/>
            <w:vAlign w:val="center"/>
          </w:tcPr>
          <w:p w:rsidR="004A5541" w:rsidRDefault="004A5541">
            <w:pPr>
              <w:rPr>
                <w:rFonts w:asciiTheme="minorEastAsia" w:eastAsiaTheme="minorEastAsia" w:hAnsiTheme="minorEastAsia"/>
                <w:sz w:val="18"/>
                <w:szCs w:val="18"/>
              </w:rPr>
            </w:pPr>
          </w:p>
        </w:tc>
        <w:tc>
          <w:tcPr>
            <w:tcW w:w="1436" w:type="dxa"/>
            <w:vMerge/>
            <w:vAlign w:val="center"/>
          </w:tcPr>
          <w:p w:rsidR="004A5541" w:rsidRDefault="004A5541">
            <w:pPr>
              <w:rPr>
                <w:rFonts w:asciiTheme="minorEastAsia" w:eastAsiaTheme="minorEastAsia" w:hAnsiTheme="minorEastAsia"/>
                <w:sz w:val="18"/>
                <w:szCs w:val="18"/>
              </w:rPr>
            </w:pP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3855"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支付金额，单位：分</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rPr>
          <w:trHeight w:val="453"/>
        </w:trPr>
        <w:tc>
          <w:tcPr>
            <w:tcW w:w="1153"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实名付</w:t>
            </w:r>
          </w:p>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（批量）</w:t>
            </w:r>
          </w:p>
        </w:tc>
        <w:tc>
          <w:tcPr>
            <w:tcW w:w="136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REALNAMEPAY_BATCH</w:t>
            </w:r>
          </w:p>
        </w:tc>
        <w:tc>
          <w:tcPr>
            <w:tcW w:w="143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bankCardNo</w:t>
            </w:r>
          </w:p>
        </w:tc>
        <w:tc>
          <w:tcPr>
            <w:tcW w:w="3855" w:type="dxa"/>
            <w:vAlign w:val="center"/>
          </w:tcPr>
          <w:p w:rsidR="004A5541" w:rsidRDefault="00DE4E0F">
            <w:pPr>
              <w:rPr>
                <w:rFonts w:asciiTheme="minorEastAsia" w:eastAsiaTheme="minorEastAsia" w:hAnsiTheme="minorEastAsia" w:cs="Calibri"/>
                <w:color w:val="000000"/>
                <w:sz w:val="18"/>
                <w:szCs w:val="18"/>
              </w:rPr>
            </w:pPr>
            <w:bookmarkStart w:id="229" w:name="OLE_LINK15"/>
            <w:r>
              <w:rPr>
                <w:rFonts w:asciiTheme="minorEastAsia" w:eastAsiaTheme="minorEastAsia" w:hAnsiTheme="minorEastAsia" w:cs="Calibri" w:hint="eastAsia"/>
                <w:color w:val="000000"/>
                <w:sz w:val="18"/>
                <w:szCs w:val="18"/>
              </w:rPr>
              <w:t>银行卡号，RSA加密。</w:t>
            </w:r>
            <w:hyperlink w:anchor="_字段加密" w:history="1">
              <w:r>
                <w:rPr>
                  <w:rStyle w:val="ac"/>
                  <w:rFonts w:asciiTheme="minorEastAsia" w:eastAsiaTheme="minorEastAsia" w:hAnsiTheme="minorEastAsia" w:hint="default"/>
                  <w:sz w:val="18"/>
                  <w:szCs w:val="18"/>
                </w:rPr>
                <w:t>详细</w:t>
              </w:r>
            </w:hyperlink>
            <w:bookmarkEnd w:id="229"/>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rPr>
          <w:trHeight w:val="453"/>
        </w:trPr>
        <w:tc>
          <w:tcPr>
            <w:tcW w:w="1153" w:type="dxa"/>
            <w:vMerge/>
            <w:vAlign w:val="center"/>
          </w:tcPr>
          <w:p w:rsidR="004A5541" w:rsidRDefault="004A5541">
            <w:pPr>
              <w:jc w:val="center"/>
              <w:rPr>
                <w:rFonts w:asciiTheme="minorEastAsia" w:eastAsiaTheme="minorEastAsia" w:hAnsiTheme="minorEastAsia"/>
                <w:sz w:val="18"/>
                <w:szCs w:val="18"/>
              </w:rPr>
            </w:pPr>
          </w:p>
        </w:tc>
        <w:tc>
          <w:tcPr>
            <w:tcW w:w="1369" w:type="dxa"/>
            <w:vMerge/>
            <w:vAlign w:val="center"/>
          </w:tcPr>
          <w:p w:rsidR="004A5541" w:rsidRDefault="004A5541">
            <w:pPr>
              <w:rPr>
                <w:rFonts w:asciiTheme="minorEastAsia" w:eastAsiaTheme="minorEastAsia" w:hAnsiTheme="minorEastAsia"/>
                <w:sz w:val="18"/>
                <w:szCs w:val="18"/>
              </w:rPr>
            </w:pPr>
          </w:p>
        </w:tc>
        <w:tc>
          <w:tcPr>
            <w:tcW w:w="1436" w:type="dxa"/>
            <w:vMerge/>
            <w:vAlign w:val="center"/>
          </w:tcPr>
          <w:p w:rsidR="004A5541" w:rsidRDefault="004A5541">
            <w:pPr>
              <w:rPr>
                <w:rFonts w:asciiTheme="minorEastAsia" w:eastAsiaTheme="minorEastAsia" w:hAnsiTheme="minorEastAsia"/>
                <w:sz w:val="18"/>
                <w:szCs w:val="18"/>
              </w:rPr>
            </w:pP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3855"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支付金额，单位：分</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rPr>
          <w:trHeight w:val="453"/>
        </w:trPr>
        <w:tc>
          <w:tcPr>
            <w:tcW w:w="1153"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账户余额</w:t>
            </w:r>
          </w:p>
        </w:tc>
        <w:tc>
          <w:tcPr>
            <w:tcW w:w="136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BALANCE</w:t>
            </w:r>
          </w:p>
        </w:tc>
        <w:tc>
          <w:tcPr>
            <w:tcW w:w="143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（里面为JSONObject）</w:t>
            </w: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3855" w:type="dxa"/>
            <w:vAlign w:val="center"/>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账户集编号</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rPr>
          <w:trHeight w:val="453"/>
        </w:trPr>
        <w:tc>
          <w:tcPr>
            <w:tcW w:w="1153" w:type="dxa"/>
            <w:vMerge/>
            <w:vAlign w:val="center"/>
          </w:tcPr>
          <w:p w:rsidR="004A5541" w:rsidRDefault="004A5541">
            <w:pPr>
              <w:jc w:val="center"/>
              <w:rPr>
                <w:rFonts w:asciiTheme="minorEastAsia" w:eastAsiaTheme="minorEastAsia" w:hAnsiTheme="minorEastAsia"/>
                <w:sz w:val="18"/>
                <w:szCs w:val="18"/>
              </w:rPr>
            </w:pPr>
          </w:p>
        </w:tc>
        <w:tc>
          <w:tcPr>
            <w:tcW w:w="1369" w:type="dxa"/>
            <w:vMerge/>
            <w:vAlign w:val="center"/>
          </w:tcPr>
          <w:p w:rsidR="004A5541" w:rsidRDefault="004A5541">
            <w:pPr>
              <w:rPr>
                <w:rFonts w:asciiTheme="minorEastAsia" w:eastAsiaTheme="minorEastAsia" w:hAnsiTheme="minorEastAsia"/>
                <w:sz w:val="18"/>
                <w:szCs w:val="18"/>
              </w:rPr>
            </w:pPr>
          </w:p>
        </w:tc>
        <w:tc>
          <w:tcPr>
            <w:tcW w:w="1436" w:type="dxa"/>
            <w:vMerge/>
            <w:vAlign w:val="center"/>
          </w:tcPr>
          <w:p w:rsidR="004A5541" w:rsidRDefault="004A5541">
            <w:pPr>
              <w:rPr>
                <w:rFonts w:asciiTheme="minorEastAsia" w:eastAsiaTheme="minorEastAsia" w:hAnsiTheme="minorEastAsia"/>
                <w:sz w:val="18"/>
                <w:szCs w:val="18"/>
              </w:rPr>
            </w:pP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3855" w:type="dxa"/>
            <w:vAlign w:val="center"/>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支付金额。单位：分</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rPr>
          <w:trHeight w:val="453"/>
        </w:trPr>
        <w:tc>
          <w:tcPr>
            <w:tcW w:w="1153"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代金券</w:t>
            </w:r>
          </w:p>
        </w:tc>
        <w:tc>
          <w:tcPr>
            <w:tcW w:w="136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COUPONLIST</w:t>
            </w:r>
          </w:p>
        </w:tc>
        <w:tc>
          <w:tcPr>
            <w:tcW w:w="143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JSONArray</w:t>
            </w:r>
          </w:p>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（里面为JSONObject）</w:t>
            </w: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385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cs="Calibri" w:hint="eastAsia"/>
                <w:color w:val="000000"/>
                <w:sz w:val="18"/>
                <w:szCs w:val="18"/>
              </w:rPr>
              <w:t>支付金额，单位：分。</w:t>
            </w:r>
            <w:r>
              <w:rPr>
                <w:rFonts w:asciiTheme="minorEastAsia" w:eastAsiaTheme="minorEastAsia" w:hAnsiTheme="minorEastAsia" w:cs="Calibri" w:hint="eastAsia"/>
                <w:color w:val="FF0000"/>
                <w:sz w:val="18"/>
                <w:szCs w:val="18"/>
              </w:rPr>
              <w:t>目前只支持托管代收时使用。</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r>
      <w:tr w:rsidR="004A5541">
        <w:trPr>
          <w:trHeight w:val="453"/>
        </w:trPr>
        <w:tc>
          <w:tcPr>
            <w:tcW w:w="1153" w:type="dxa"/>
            <w:vMerge/>
            <w:vAlign w:val="center"/>
          </w:tcPr>
          <w:p w:rsidR="004A5541" w:rsidRDefault="004A5541">
            <w:pPr>
              <w:jc w:val="center"/>
              <w:rPr>
                <w:rFonts w:asciiTheme="minorEastAsia" w:eastAsiaTheme="minorEastAsia" w:hAnsiTheme="minorEastAsia"/>
                <w:sz w:val="18"/>
                <w:szCs w:val="18"/>
              </w:rPr>
            </w:pPr>
          </w:p>
        </w:tc>
        <w:tc>
          <w:tcPr>
            <w:tcW w:w="1369" w:type="dxa"/>
            <w:vMerge/>
            <w:vAlign w:val="center"/>
          </w:tcPr>
          <w:p w:rsidR="004A5541" w:rsidRDefault="004A5541">
            <w:pPr>
              <w:rPr>
                <w:rFonts w:asciiTheme="minorEastAsia" w:eastAsiaTheme="minorEastAsia" w:hAnsiTheme="minorEastAsia"/>
                <w:sz w:val="18"/>
                <w:szCs w:val="18"/>
              </w:rPr>
            </w:pPr>
          </w:p>
        </w:tc>
        <w:tc>
          <w:tcPr>
            <w:tcW w:w="1436" w:type="dxa"/>
            <w:vMerge/>
            <w:vAlign w:val="center"/>
          </w:tcPr>
          <w:p w:rsidR="004A5541" w:rsidRDefault="004A5541">
            <w:pPr>
              <w:rPr>
                <w:rFonts w:asciiTheme="minorEastAsia" w:eastAsiaTheme="minorEastAsia" w:hAnsiTheme="minorEastAsia"/>
                <w:sz w:val="18"/>
                <w:szCs w:val="18"/>
              </w:rPr>
            </w:pPr>
          </w:p>
        </w:tc>
        <w:tc>
          <w:tcPr>
            <w:tcW w:w="162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accountSetNo</w:t>
            </w:r>
          </w:p>
        </w:tc>
        <w:tc>
          <w:tcPr>
            <w:tcW w:w="385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账户集编号。目前只支持营销专用账户和保证金账户。则默认为营销专用账户。</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rPr>
          <w:trHeight w:val="453"/>
        </w:trPr>
        <w:tc>
          <w:tcPr>
            <w:tcW w:w="1153" w:type="dxa"/>
            <w:vMerge w:val="restart"/>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通联通代付</w:t>
            </w:r>
          </w:p>
        </w:tc>
        <w:tc>
          <w:tcPr>
            <w:tcW w:w="1369"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WITHDRAW_TLT</w:t>
            </w:r>
          </w:p>
        </w:tc>
        <w:tc>
          <w:tcPr>
            <w:tcW w:w="1436" w:type="dxa"/>
            <w:vMerge w:val="restart"/>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JSONObject</w:t>
            </w:r>
          </w:p>
        </w:tc>
        <w:tc>
          <w:tcPr>
            <w:tcW w:w="1620" w:type="dxa"/>
            <w:vAlign w:val="center"/>
          </w:tcPr>
          <w:p w:rsidR="004A5541" w:rsidRDefault="00DE4E0F">
            <w:pPr>
              <w:rPr>
                <w:rFonts w:asciiTheme="minorEastAsia" w:eastAsiaTheme="minorEastAsia" w:hAnsiTheme="minorEastAsia"/>
                <w:sz w:val="18"/>
                <w:szCs w:val="18"/>
              </w:rPr>
            </w:pPr>
            <w:bookmarkStart w:id="230" w:name="OLE_LINK6"/>
            <w:r>
              <w:rPr>
                <w:rFonts w:asciiTheme="minorEastAsia" w:eastAsiaTheme="minorEastAsia" w:hAnsiTheme="minorEastAsia" w:hint="eastAsia"/>
                <w:sz w:val="18"/>
                <w:szCs w:val="18"/>
              </w:rPr>
              <w:t>payTypeName</w:t>
            </w:r>
            <w:bookmarkEnd w:id="230"/>
          </w:p>
        </w:tc>
        <w:tc>
          <w:tcPr>
            <w:tcW w:w="385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必须传withdraw_tlt</w:t>
            </w:r>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r w:rsidR="004A5541">
        <w:trPr>
          <w:trHeight w:val="453"/>
        </w:trPr>
        <w:tc>
          <w:tcPr>
            <w:tcW w:w="1153" w:type="dxa"/>
            <w:vMerge/>
            <w:vAlign w:val="center"/>
          </w:tcPr>
          <w:p w:rsidR="004A5541" w:rsidRDefault="004A5541">
            <w:pPr>
              <w:jc w:val="center"/>
              <w:rPr>
                <w:rFonts w:asciiTheme="minorEastAsia" w:eastAsiaTheme="minorEastAsia" w:hAnsiTheme="minorEastAsia"/>
                <w:sz w:val="18"/>
                <w:szCs w:val="18"/>
              </w:rPr>
            </w:pPr>
          </w:p>
        </w:tc>
        <w:tc>
          <w:tcPr>
            <w:tcW w:w="1369" w:type="dxa"/>
            <w:vMerge/>
            <w:vAlign w:val="center"/>
          </w:tcPr>
          <w:p w:rsidR="004A5541" w:rsidRDefault="004A5541">
            <w:pPr>
              <w:rPr>
                <w:rFonts w:asciiTheme="minorEastAsia" w:eastAsiaTheme="minorEastAsia" w:hAnsiTheme="minorEastAsia"/>
                <w:sz w:val="18"/>
                <w:szCs w:val="18"/>
              </w:rPr>
            </w:pPr>
          </w:p>
        </w:tc>
        <w:tc>
          <w:tcPr>
            <w:tcW w:w="1436" w:type="dxa"/>
            <w:vMerge/>
            <w:vAlign w:val="center"/>
          </w:tcPr>
          <w:p w:rsidR="004A5541" w:rsidRDefault="004A5541">
            <w:pPr>
              <w:rPr>
                <w:rFonts w:asciiTheme="minorEastAsia" w:eastAsiaTheme="minorEastAsia" w:hAnsiTheme="minorEastAsia"/>
                <w:sz w:val="18"/>
                <w:szCs w:val="18"/>
              </w:rPr>
            </w:pPr>
          </w:p>
        </w:tc>
        <w:tc>
          <w:tcPr>
            <w:tcW w:w="1620" w:type="dxa"/>
            <w:vAlign w:val="center"/>
          </w:tcPr>
          <w:p w:rsidR="004A5541" w:rsidRDefault="00DE4E0F">
            <w:pPr>
              <w:rPr>
                <w:rFonts w:asciiTheme="minorEastAsia" w:eastAsiaTheme="minorEastAsia" w:hAnsiTheme="minorEastAsia"/>
              </w:rPr>
            </w:pPr>
            <w:r>
              <w:rPr>
                <w:rFonts w:asciiTheme="minorEastAsia" w:eastAsiaTheme="minorEastAsia" w:hAnsiTheme="minorEastAsia"/>
                <w:sz w:val="18"/>
                <w:szCs w:val="18"/>
              </w:rPr>
              <w:t>unionBank</w:t>
            </w:r>
          </w:p>
        </w:tc>
        <w:tc>
          <w:tcPr>
            <w:tcW w:w="3855" w:type="dxa"/>
            <w:vAlign w:val="center"/>
          </w:tcPr>
          <w:p w:rsidR="004A5541" w:rsidRDefault="00DE4E0F">
            <w:pPr>
              <w:rPr>
                <w:rFonts w:asciiTheme="minorEastAsia" w:eastAsiaTheme="minorEastAsia" w:hAnsiTheme="minorEastAsia"/>
              </w:rPr>
            </w:pPr>
            <w:r>
              <w:rPr>
                <w:rFonts w:asciiTheme="minorEastAsia" w:eastAsiaTheme="minorEastAsia" w:hAnsiTheme="minorEastAsia" w:hint="eastAsia"/>
                <w:sz w:val="18"/>
                <w:szCs w:val="18"/>
              </w:rPr>
              <w:t>支付行号。非直连银行必填。</w:t>
            </w:r>
            <w:hyperlink w:anchor="_支付行号银行范围" w:history="1">
              <w:r>
                <w:rPr>
                  <w:rStyle w:val="aa"/>
                  <w:rFonts w:asciiTheme="minorEastAsia" w:eastAsiaTheme="minorEastAsia" w:hAnsiTheme="minorEastAsia" w:hint="default"/>
                  <w:sz w:val="18"/>
                  <w:szCs w:val="18"/>
                </w:rPr>
                <w:t>详情</w:t>
              </w:r>
            </w:hyperlink>
          </w:p>
        </w:tc>
        <w:tc>
          <w:tcPr>
            <w:tcW w:w="795"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支付方式说明：</w:t>
      </w:r>
    </w:p>
    <w:tbl>
      <w:tblPr>
        <w:tblW w:w="10206" w:type="dxa"/>
        <w:tblInd w:w="108" w:type="dxa"/>
        <w:tblLayout w:type="fixed"/>
        <w:tblCellMar>
          <w:top w:w="15" w:type="dxa"/>
          <w:left w:w="15" w:type="dxa"/>
          <w:bottom w:w="15" w:type="dxa"/>
          <w:right w:w="15" w:type="dxa"/>
        </w:tblCellMar>
        <w:tblLook w:val="04A0"/>
      </w:tblPr>
      <w:tblGrid>
        <w:gridCol w:w="1276"/>
        <w:gridCol w:w="1418"/>
        <w:gridCol w:w="1417"/>
        <w:gridCol w:w="6095"/>
      </w:tblGrid>
      <w:tr w:rsidR="004A5541">
        <w:trPr>
          <w:trHeight w:val="453"/>
        </w:trPr>
        <w:tc>
          <w:tcPr>
            <w:tcW w:w="12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b/>
                <w:bCs/>
                <w:kern w:val="0"/>
                <w:sz w:val="18"/>
                <w:szCs w:val="18"/>
              </w:rPr>
              <w:t>支付方式</w:t>
            </w:r>
          </w:p>
        </w:tc>
        <w:tc>
          <w:tcPr>
            <w:tcW w:w="141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b/>
                <w:bCs/>
                <w:kern w:val="0"/>
                <w:sz w:val="18"/>
                <w:szCs w:val="18"/>
              </w:rPr>
              <w:t>支持组合支付</w:t>
            </w:r>
          </w:p>
        </w:tc>
        <w:tc>
          <w:tcPr>
            <w:tcW w:w="141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b/>
                <w:bCs/>
                <w:kern w:val="0"/>
                <w:sz w:val="18"/>
                <w:szCs w:val="18"/>
              </w:rPr>
            </w:pPr>
            <w:r>
              <w:rPr>
                <w:rFonts w:asciiTheme="minorEastAsia" w:eastAsiaTheme="minorEastAsia" w:hAnsiTheme="minorEastAsia" w:cs="Calibri" w:hint="eastAsia"/>
                <w:b/>
                <w:bCs/>
                <w:kern w:val="0"/>
                <w:sz w:val="18"/>
                <w:szCs w:val="18"/>
              </w:rPr>
              <w:t>交易验证方式</w:t>
            </w:r>
          </w:p>
        </w:tc>
        <w:tc>
          <w:tcPr>
            <w:tcW w:w="609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b/>
                <w:bCs/>
                <w:kern w:val="0"/>
                <w:sz w:val="18"/>
                <w:szCs w:val="18"/>
              </w:rPr>
              <w:t>标准版</w:t>
            </w:r>
          </w:p>
        </w:tc>
      </w:tr>
      <w:tr w:rsidR="004A5541">
        <w:trPr>
          <w:trHeight w:val="453"/>
        </w:trPr>
        <w:tc>
          <w:tcPr>
            <w:tcW w:w="1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网关支付</w:t>
            </w:r>
          </w:p>
        </w:tc>
        <w:tc>
          <w:tcPr>
            <w:tcW w:w="1418"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是</w:t>
            </w:r>
          </w:p>
        </w:tc>
        <w:tc>
          <w:tcPr>
            <w:tcW w:w="1417"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短信验证码</w:t>
            </w:r>
          </w:p>
        </w:tc>
        <w:tc>
          <w:tcPr>
            <w:tcW w:w="6095"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1.支付确认调用“确认支付（前台+短信验证码确认）”；</w:t>
            </w:r>
          </w:p>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2.订单结果通知提供。</w:t>
            </w:r>
          </w:p>
        </w:tc>
      </w:tr>
      <w:tr w:rsidR="004A5541">
        <w:trPr>
          <w:trHeight w:val="453"/>
        </w:trPr>
        <w:tc>
          <w:tcPr>
            <w:tcW w:w="1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订单POS</w:t>
            </w:r>
          </w:p>
        </w:tc>
        <w:tc>
          <w:tcPr>
            <w:tcW w:w="1418"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否</w:t>
            </w:r>
          </w:p>
        </w:tc>
        <w:tc>
          <w:tcPr>
            <w:tcW w:w="1417"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无</w:t>
            </w:r>
          </w:p>
        </w:tc>
        <w:tc>
          <w:tcPr>
            <w:tcW w:w="6095"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1.订单请求，</w:t>
            </w:r>
            <w:proofErr w:type="gramStart"/>
            <w:r>
              <w:rPr>
                <w:rFonts w:asciiTheme="minorEastAsia" w:eastAsiaTheme="minorEastAsia" w:hAnsiTheme="minorEastAsia" w:cs="Calibri" w:hint="eastAsia"/>
                <w:kern w:val="0"/>
                <w:sz w:val="18"/>
                <w:szCs w:val="18"/>
              </w:rPr>
              <w:t>返回返回</w:t>
            </w:r>
            <w:proofErr w:type="gramEnd"/>
            <w:r>
              <w:rPr>
                <w:rFonts w:asciiTheme="minorEastAsia" w:eastAsiaTheme="minorEastAsia" w:hAnsiTheme="minorEastAsia" w:cs="Calibri" w:hint="eastAsia"/>
                <w:kern w:val="0"/>
                <w:sz w:val="18"/>
                <w:szCs w:val="18"/>
              </w:rPr>
              <w:t>“payCode”。</w:t>
            </w:r>
          </w:p>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2.无需调用任何确认支付接口。</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3.订单结果通知提供。</w:t>
            </w:r>
          </w:p>
        </w:tc>
      </w:tr>
      <w:tr w:rsidR="004A5541">
        <w:trPr>
          <w:trHeight w:val="1856"/>
        </w:trPr>
        <w:tc>
          <w:tcPr>
            <w:tcW w:w="1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lastRenderedPageBreak/>
              <w:t>实名付（单笔）</w:t>
            </w:r>
          </w:p>
        </w:tc>
        <w:tc>
          <w:tcPr>
            <w:tcW w:w="1418"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是</w:t>
            </w:r>
          </w:p>
        </w:tc>
        <w:tc>
          <w:tcPr>
            <w:tcW w:w="1417"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短信验证码/密码</w:t>
            </w:r>
          </w:p>
        </w:tc>
        <w:tc>
          <w:tcPr>
            <w:tcW w:w="6095"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numPr>
                <w:ilvl w:val="0"/>
                <w:numId w:val="57"/>
              </w:num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只支持四要素、实名付绑定的银行卡，不支持三要素绑定的银行卡；</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2.支付确认调用“确认支付（后台+短信验证码确认）”/“确认支付【密码验证版】”接口</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3.订单请求，返回“</w:t>
            </w:r>
            <w:r>
              <w:rPr>
                <w:rFonts w:asciiTheme="minorEastAsia" w:eastAsiaTheme="minorEastAsia" w:hAnsiTheme="minorEastAsia" w:cs="Calibri"/>
                <w:kern w:val="0"/>
                <w:sz w:val="18"/>
                <w:szCs w:val="18"/>
              </w:rPr>
              <w:t>payStatus</w:t>
            </w:r>
            <w:r>
              <w:rPr>
                <w:rFonts w:asciiTheme="minorEastAsia" w:eastAsiaTheme="minorEastAsia" w:hAnsiTheme="minorEastAsia" w:cs="Calibri" w:hint="eastAsia"/>
                <w:kern w:val="0"/>
                <w:sz w:val="18"/>
                <w:szCs w:val="18"/>
              </w:rPr>
              <w:t>”，渠道交易实时响应-成功、失败、处理中；</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4.订单结果通知提供。</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5.测试环境下，开通实名付时，短信验证码为9999。</w:t>
            </w:r>
          </w:p>
        </w:tc>
      </w:tr>
      <w:tr w:rsidR="004A5541">
        <w:trPr>
          <w:trHeight w:val="453"/>
        </w:trPr>
        <w:tc>
          <w:tcPr>
            <w:tcW w:w="1276" w:type="dxa"/>
            <w:tcBorders>
              <w:top w:val="nil"/>
              <w:left w:val="single" w:sz="8" w:space="0" w:color="auto"/>
              <w:bottom w:val="nil"/>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实名付（批量）</w:t>
            </w:r>
          </w:p>
        </w:tc>
        <w:tc>
          <w:tcPr>
            <w:tcW w:w="1418"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是</w:t>
            </w:r>
          </w:p>
        </w:tc>
        <w:tc>
          <w:tcPr>
            <w:tcW w:w="1417"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短信验证码/密码</w:t>
            </w:r>
          </w:p>
        </w:tc>
        <w:tc>
          <w:tcPr>
            <w:tcW w:w="6095"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同实名付（单笔）</w:t>
            </w:r>
          </w:p>
        </w:tc>
      </w:tr>
      <w:tr w:rsidR="004A5541">
        <w:trPr>
          <w:trHeight w:val="453"/>
        </w:trPr>
        <w:tc>
          <w:tcPr>
            <w:tcW w:w="1276" w:type="dxa"/>
            <w:tcBorders>
              <w:top w:val="nil"/>
              <w:left w:val="single" w:sz="8" w:space="0" w:color="auto"/>
              <w:bottom w:val="nil"/>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账户余额</w:t>
            </w:r>
          </w:p>
        </w:tc>
        <w:tc>
          <w:tcPr>
            <w:tcW w:w="1418"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是</w:t>
            </w:r>
          </w:p>
        </w:tc>
        <w:tc>
          <w:tcPr>
            <w:tcW w:w="1417"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短信验证码、交易密码</w:t>
            </w:r>
          </w:p>
        </w:tc>
        <w:tc>
          <w:tcPr>
            <w:tcW w:w="6095"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1.交易验证方式支持短信验证码、支付密码；</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2.使用短信验证码验证的，支付确认调用“确认支付（后台+短信验证码确认）”接口；</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3.使用支付密码验证的，支付确认调用“确认支付【密码验证版】”接口；</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4.订单请求，返回“</w:t>
            </w:r>
            <w:r>
              <w:rPr>
                <w:rFonts w:asciiTheme="minorEastAsia" w:eastAsiaTheme="minorEastAsia" w:hAnsiTheme="minorEastAsia" w:cs="Calibri"/>
                <w:kern w:val="0"/>
                <w:sz w:val="18"/>
                <w:szCs w:val="18"/>
              </w:rPr>
              <w:t>payStatus</w:t>
            </w:r>
            <w:r>
              <w:rPr>
                <w:rFonts w:asciiTheme="minorEastAsia" w:eastAsiaTheme="minorEastAsia" w:hAnsiTheme="minorEastAsia" w:cs="Calibri" w:hint="eastAsia"/>
                <w:kern w:val="0"/>
                <w:sz w:val="18"/>
                <w:szCs w:val="18"/>
              </w:rPr>
              <w:t>”，成功或失败。</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5.订单结果通知提供。</w:t>
            </w:r>
          </w:p>
        </w:tc>
      </w:tr>
      <w:tr w:rsidR="004A5541">
        <w:trPr>
          <w:trHeight w:val="453"/>
        </w:trPr>
        <w:tc>
          <w:tcPr>
            <w:tcW w:w="1276" w:type="dxa"/>
            <w:tcBorders>
              <w:top w:val="nil"/>
              <w:left w:val="single" w:sz="8" w:space="0" w:color="auto"/>
              <w:bottom w:val="nil"/>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代金券</w:t>
            </w:r>
          </w:p>
        </w:tc>
        <w:tc>
          <w:tcPr>
            <w:tcW w:w="1418"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是</w:t>
            </w:r>
          </w:p>
        </w:tc>
        <w:tc>
          <w:tcPr>
            <w:tcW w:w="1417"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短信验证码、交易密码</w:t>
            </w:r>
          </w:p>
        </w:tc>
        <w:tc>
          <w:tcPr>
            <w:tcW w:w="6095" w:type="dxa"/>
            <w:tcBorders>
              <w:top w:val="nil"/>
              <w:left w:val="nil"/>
              <w:bottom w:val="nil"/>
              <w:right w:val="single" w:sz="8" w:space="0" w:color="auto"/>
            </w:tcBorders>
            <w:tcMar>
              <w:top w:w="0" w:type="dxa"/>
              <w:left w:w="108" w:type="dxa"/>
              <w:bottom w:w="0" w:type="dxa"/>
              <w:right w:w="108" w:type="dxa"/>
            </w:tcMar>
            <w:vAlign w:val="center"/>
          </w:tcPr>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1.代金券目前只能在托管代收订单中使用，不支持消费订单；</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2.交易验证方式支持短信验证码、支付密码；</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3.使用短信验证码验证的，支付确认调用“确认支付（后台+短信验证码确认）”接口；</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4.使用支付密码验证的，支付确认调用“确认支付【密码验证版】”接口；</w:t>
            </w:r>
          </w:p>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5.订单请求，返回“</w:t>
            </w:r>
            <w:r>
              <w:rPr>
                <w:rFonts w:asciiTheme="minorEastAsia" w:eastAsiaTheme="minorEastAsia" w:hAnsiTheme="minorEastAsia" w:cs="Calibri"/>
                <w:kern w:val="0"/>
                <w:sz w:val="18"/>
                <w:szCs w:val="18"/>
              </w:rPr>
              <w:t>payStatus</w:t>
            </w:r>
            <w:r>
              <w:rPr>
                <w:rFonts w:asciiTheme="minorEastAsia" w:eastAsiaTheme="minorEastAsia" w:hAnsiTheme="minorEastAsia" w:cs="Calibri" w:hint="eastAsia"/>
                <w:kern w:val="0"/>
                <w:sz w:val="18"/>
                <w:szCs w:val="18"/>
              </w:rPr>
              <w:t>”，成功或失败。</w:t>
            </w:r>
          </w:p>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6.订单结果通知提供。</w:t>
            </w:r>
          </w:p>
        </w:tc>
      </w:tr>
      <w:tr w:rsidR="004A5541">
        <w:trPr>
          <w:trHeight w:val="453"/>
        </w:trPr>
        <w:tc>
          <w:tcPr>
            <w:tcW w:w="1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通联通代付</w:t>
            </w:r>
          </w:p>
        </w:tc>
        <w:tc>
          <w:tcPr>
            <w:tcW w:w="1418"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jc w:val="cente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否</w:t>
            </w:r>
          </w:p>
        </w:tc>
        <w:tc>
          <w:tcPr>
            <w:tcW w:w="1417"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widowControl/>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短信验证码、交易密码</w:t>
            </w:r>
          </w:p>
        </w:tc>
        <w:tc>
          <w:tcPr>
            <w:tcW w:w="6095" w:type="dxa"/>
            <w:tcBorders>
              <w:top w:val="nil"/>
              <w:left w:val="nil"/>
              <w:bottom w:val="single" w:sz="8" w:space="0" w:color="auto"/>
              <w:right w:val="single" w:sz="8" w:space="0" w:color="auto"/>
            </w:tcBorders>
            <w:tcMar>
              <w:top w:w="0" w:type="dxa"/>
              <w:left w:w="108" w:type="dxa"/>
              <w:bottom w:w="0" w:type="dxa"/>
              <w:right w:w="108" w:type="dxa"/>
            </w:tcMar>
            <w:vAlign w:val="center"/>
          </w:tcPr>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1.交易验证方式支持短信验证码、支付密码；</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2.使用短信验证码验证的，支付确认调用“确认支付（后台+短信验证码确认）”接口；</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3.使用支付密码验证的，支付确认调用“确认支付【密码验证版】”接口；</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4.订单请求，返回“</w:t>
            </w:r>
            <w:r>
              <w:rPr>
                <w:rFonts w:asciiTheme="minorEastAsia" w:eastAsiaTheme="minorEastAsia" w:hAnsiTheme="minorEastAsia" w:cs="Calibri"/>
                <w:kern w:val="0"/>
                <w:sz w:val="18"/>
                <w:szCs w:val="18"/>
              </w:rPr>
              <w:t>payStatus</w:t>
            </w:r>
            <w:r>
              <w:rPr>
                <w:rFonts w:asciiTheme="minorEastAsia" w:eastAsiaTheme="minorEastAsia" w:hAnsiTheme="minorEastAsia" w:cs="Calibri" w:hint="eastAsia"/>
                <w:kern w:val="0"/>
                <w:sz w:val="18"/>
                <w:szCs w:val="18"/>
              </w:rPr>
              <w:t>”，渠道交易实时响应-成功、失败、处理中；</w:t>
            </w:r>
          </w:p>
          <w:p w:rsidR="004A5541" w:rsidRDefault="00DE4E0F">
            <w:pPr>
              <w:rPr>
                <w:rFonts w:asciiTheme="minorEastAsia" w:eastAsiaTheme="minorEastAsia" w:hAnsiTheme="minorEastAsia" w:cs="Calibri"/>
                <w:kern w:val="0"/>
                <w:sz w:val="18"/>
                <w:szCs w:val="18"/>
              </w:rPr>
            </w:pPr>
            <w:r>
              <w:rPr>
                <w:rFonts w:asciiTheme="minorEastAsia" w:eastAsiaTheme="minorEastAsia" w:hAnsiTheme="minorEastAsia" w:cs="Calibri" w:hint="eastAsia"/>
                <w:kern w:val="0"/>
                <w:sz w:val="18"/>
                <w:szCs w:val="18"/>
              </w:rPr>
              <w:t>5.订单结果通知提供。</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b/>
          <w:bCs/>
        </w:rPr>
      </w:pP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支付方式json示例：</w:t>
      </w:r>
    </w:p>
    <w:p w:rsidR="004A5541" w:rsidRDefault="00DE4E0F">
      <w:pPr>
        <w:rPr>
          <w:rFonts w:asciiTheme="minorEastAsia" w:eastAsiaTheme="minorEastAsia" w:hAnsiTheme="minorEastAsia"/>
        </w:rPr>
      </w:pP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t>"BALANCE":</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roofErr w:type="gramStart"/>
      <w:r>
        <w:rPr>
          <w:rFonts w:asciiTheme="minorEastAsia" w:eastAsiaTheme="minorEastAsia" w:hAnsiTheme="minorEastAsia" w:hint="eastAsia"/>
        </w:rPr>
        <w:t>accountSetNo</w:t>
      </w:r>
      <w:proofErr w:type="gramEnd"/>
      <w:r>
        <w:rPr>
          <w:rFonts w:asciiTheme="minorEastAsia" w:eastAsiaTheme="minorEastAsia" w:hAnsiTheme="minorEastAsia" w:hint="eastAsia"/>
        </w:rPr>
        <w:t xml:space="preserve">":"3", </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roofErr w:type="gramStart"/>
      <w:r>
        <w:rPr>
          <w:rFonts w:asciiTheme="minorEastAsia" w:eastAsiaTheme="minorEastAsia" w:hAnsiTheme="minorEastAsia" w:hint="eastAsia"/>
        </w:rPr>
        <w:t>amount</w:t>
      </w:r>
      <w:proofErr w:type="gramEnd"/>
      <w:r>
        <w:rPr>
          <w:rFonts w:asciiTheme="minorEastAsia" w:eastAsiaTheme="minorEastAsia" w:hAnsiTheme="minorEastAsia" w:hint="eastAsia"/>
        </w:rPr>
        <w:t>":"100"</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roofErr w:type="gramStart"/>
      <w:r>
        <w:rPr>
          <w:rFonts w:asciiTheme="minorEastAsia" w:eastAsiaTheme="minorEastAsia" w:hAnsiTheme="minorEastAsia" w:hint="eastAsia"/>
        </w:rPr>
        <w:t>accountSetNo</w:t>
      </w:r>
      <w:proofErr w:type="gramEnd"/>
      <w:r>
        <w:rPr>
          <w:rFonts w:asciiTheme="minorEastAsia" w:eastAsiaTheme="minorEastAsia" w:hAnsiTheme="minorEastAsia" w:hint="eastAsia"/>
        </w:rPr>
        <w:t>":"1",</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roofErr w:type="gramStart"/>
      <w:r>
        <w:rPr>
          <w:rFonts w:asciiTheme="minorEastAsia" w:eastAsiaTheme="minorEastAsia" w:hAnsiTheme="minorEastAsia" w:hint="eastAsia"/>
        </w:rPr>
        <w:t>amount</w:t>
      </w:r>
      <w:proofErr w:type="gramEnd"/>
      <w:r>
        <w:rPr>
          <w:rFonts w:asciiTheme="minorEastAsia" w:eastAsiaTheme="minorEastAsia" w:hAnsiTheme="minorEastAsia" w:hint="eastAsia"/>
        </w:rPr>
        <w:t>":"50"</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t xml:space="preserve">"QUICKPAY":    </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hint="eastAsia"/>
        </w:rPr>
        <w:lastRenderedPageBreak/>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roofErr w:type="gramStart"/>
      <w:r>
        <w:rPr>
          <w:rFonts w:asciiTheme="minorEastAsia" w:eastAsiaTheme="minorEastAsia" w:hAnsiTheme="minorEastAsia" w:cs="Calibri" w:hint="eastAsia"/>
          <w:color w:val="000000"/>
          <w:szCs w:val="21"/>
        </w:rPr>
        <w:t>bankCardNo</w:t>
      </w:r>
      <w:proofErr w:type="gramEnd"/>
      <w:r>
        <w:rPr>
          <w:rFonts w:asciiTheme="minorEastAsia" w:eastAsiaTheme="minorEastAsia" w:hAnsiTheme="minorEastAsia" w:hint="eastAsia"/>
        </w:rPr>
        <w:t>"</w:t>
      </w:r>
      <w:r>
        <w:rPr>
          <w:rFonts w:asciiTheme="minorEastAsia" w:eastAsiaTheme="minorEastAsia" w:hAnsiTheme="minorEastAsia" w:cs="Calibri" w:hint="eastAsia"/>
          <w:color w:val="000000"/>
          <w:szCs w:val="21"/>
        </w:rPr>
        <w:t>:</w:t>
      </w:r>
      <w:r>
        <w:rPr>
          <w:rFonts w:asciiTheme="minorEastAsia" w:eastAsiaTheme="minorEastAsia" w:hAnsiTheme="minorEastAsia" w:hint="eastAsia"/>
        </w:rPr>
        <w:t>"</w:t>
      </w:r>
      <w:r>
        <w:rPr>
          <w:rFonts w:asciiTheme="minorEastAsia" w:eastAsiaTheme="minorEastAsia" w:hAnsiTheme="minorEastAsia" w:cs="Calibri" w:hint="eastAsia"/>
          <w:color w:val="000000"/>
          <w:szCs w:val="21"/>
        </w:rPr>
        <w:t>jdflajklernenrldjfklajdfklajdf</w:t>
      </w:r>
      <w:r>
        <w:rPr>
          <w:rFonts w:asciiTheme="minorEastAsia" w:eastAsiaTheme="minorEastAsia" w:hAnsiTheme="minorEastAsia" w:hint="eastAsia"/>
        </w:rPr>
        <w:t>"</w:t>
      </w:r>
      <w:r>
        <w:rPr>
          <w:rFonts w:asciiTheme="minorEastAsia" w:eastAsiaTheme="minorEastAsia" w:hAnsiTheme="minorEastAsia" w:cs="Calibri" w:hint="eastAsia"/>
          <w:color w:val="000000"/>
          <w:szCs w:val="21"/>
        </w:rPr>
        <w:t>,</w:t>
      </w:r>
    </w:p>
    <w:p w:rsidR="004A5541" w:rsidRDefault="00DE4E0F">
      <w:pPr>
        <w:rPr>
          <w:rFonts w:asciiTheme="minorEastAsia" w:eastAsiaTheme="minorEastAsia" w:hAnsiTheme="minorEastAsia"/>
        </w:rPr>
      </w:pP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hint="eastAsia"/>
        </w:rPr>
        <w:t>"</w:t>
      </w:r>
      <w:proofErr w:type="gramStart"/>
      <w:r>
        <w:rPr>
          <w:rFonts w:asciiTheme="minorEastAsia" w:eastAsiaTheme="minorEastAsia" w:hAnsiTheme="minorEastAsia" w:hint="eastAsia"/>
        </w:rPr>
        <w:t>amount</w:t>
      </w:r>
      <w:proofErr w:type="gramEnd"/>
      <w:r>
        <w:rPr>
          <w:rFonts w:asciiTheme="minorEastAsia" w:eastAsiaTheme="minorEastAsia" w:hAnsiTheme="minorEastAsia" w:hint="eastAsia"/>
        </w:rPr>
        <w:t>":"500"</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t xml:space="preserve">"GATEWAY":    </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roofErr w:type="gramStart"/>
      <w:r>
        <w:rPr>
          <w:rFonts w:asciiTheme="minorEastAsia" w:eastAsiaTheme="minorEastAsia" w:hAnsiTheme="minorEastAsia" w:cs="Calibri" w:hint="eastAsia"/>
          <w:color w:val="000000"/>
          <w:szCs w:val="21"/>
        </w:rPr>
        <w:t>bankCode</w:t>
      </w:r>
      <w:proofErr w:type="gramEnd"/>
      <w:r>
        <w:rPr>
          <w:rFonts w:asciiTheme="minorEastAsia" w:eastAsiaTheme="minorEastAsia" w:hAnsiTheme="minorEastAsia" w:hint="eastAsia"/>
        </w:rPr>
        <w:t>"</w:t>
      </w:r>
      <w:r>
        <w:rPr>
          <w:rFonts w:asciiTheme="minorEastAsia" w:eastAsiaTheme="minorEastAsia" w:hAnsiTheme="minorEastAsia" w:cs="Calibri" w:hint="eastAsia"/>
          <w:color w:val="000000"/>
          <w:szCs w:val="21"/>
        </w:rPr>
        <w:t>:</w:t>
      </w:r>
      <w:r>
        <w:rPr>
          <w:rFonts w:asciiTheme="minorEastAsia" w:eastAsiaTheme="minorEastAsia" w:hAnsiTheme="minorEastAsia" w:hint="eastAsia"/>
        </w:rPr>
        <w:t>"</w:t>
      </w:r>
      <w:r>
        <w:rPr>
          <w:rFonts w:asciiTheme="minorEastAsia" w:eastAsiaTheme="minorEastAsia" w:hAnsiTheme="minorEastAsia" w:cs="Calibri" w:hint="eastAsia"/>
          <w:color w:val="000000"/>
          <w:szCs w:val="21"/>
        </w:rPr>
        <w:t>000000</w:t>
      </w:r>
      <w:r>
        <w:rPr>
          <w:rFonts w:asciiTheme="minorEastAsia" w:eastAsiaTheme="minorEastAsia" w:hAnsiTheme="minorEastAsia" w:hint="eastAsia"/>
        </w:rPr>
        <w:t>"</w:t>
      </w:r>
      <w:r>
        <w:rPr>
          <w:rFonts w:asciiTheme="minorEastAsia" w:eastAsiaTheme="minorEastAsia" w:hAnsiTheme="minorEastAsia" w:cs="Calibri" w:hint="eastAsia"/>
          <w:color w:val="000000"/>
          <w:szCs w:val="21"/>
        </w:rPr>
        <w:t>,</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hint="eastAsia"/>
        </w:rPr>
        <w:t>"</w:t>
      </w:r>
      <w:proofErr w:type="gramStart"/>
      <w:r>
        <w:rPr>
          <w:rFonts w:asciiTheme="minorEastAsia" w:eastAsiaTheme="minorEastAsia" w:hAnsiTheme="minorEastAsia" w:cs="Calibri" w:hint="eastAsia"/>
          <w:color w:val="000000"/>
          <w:szCs w:val="21"/>
        </w:rPr>
        <w:t>payType</w:t>
      </w:r>
      <w:proofErr w:type="gramEnd"/>
      <w:r>
        <w:rPr>
          <w:rFonts w:asciiTheme="minorEastAsia" w:eastAsiaTheme="minorEastAsia" w:hAnsiTheme="minorEastAsia" w:hint="eastAsia"/>
        </w:rPr>
        <w:t>"</w:t>
      </w:r>
      <w:r>
        <w:rPr>
          <w:rFonts w:asciiTheme="minorEastAsia" w:eastAsiaTheme="minorEastAsia" w:hAnsiTheme="minorEastAsia" w:cs="Calibri" w:hint="eastAsia"/>
          <w:color w:val="000000"/>
          <w:szCs w:val="21"/>
        </w:rPr>
        <w:t>:</w:t>
      </w:r>
      <w:r>
        <w:rPr>
          <w:rFonts w:asciiTheme="minorEastAsia" w:eastAsiaTheme="minorEastAsia" w:hAnsiTheme="minorEastAsia" w:hint="eastAsia"/>
        </w:rPr>
        <w:t>"</w:t>
      </w:r>
      <w:r>
        <w:rPr>
          <w:rFonts w:asciiTheme="minorEastAsia" w:eastAsiaTheme="minorEastAsia" w:hAnsiTheme="minorEastAsia" w:cs="Calibri" w:hint="eastAsia"/>
          <w:color w:val="000000"/>
          <w:szCs w:val="21"/>
        </w:rPr>
        <w:t>1</w:t>
      </w:r>
      <w:r>
        <w:rPr>
          <w:rFonts w:asciiTheme="minorEastAsia" w:eastAsiaTheme="minorEastAsia" w:hAnsiTheme="minorEastAsia" w:hint="eastAsia"/>
        </w:rPr>
        <w:t>"</w:t>
      </w:r>
      <w:r>
        <w:rPr>
          <w:rFonts w:asciiTheme="minorEastAsia" w:eastAsiaTheme="minorEastAsia" w:hAnsiTheme="minorEastAsia" w:cs="Calibri" w:hint="eastAsia"/>
          <w:color w:val="000000"/>
          <w:szCs w:val="21"/>
        </w:rPr>
        <w:t>,</w:t>
      </w:r>
    </w:p>
    <w:p w:rsidR="004A5541" w:rsidRDefault="00DE4E0F">
      <w:pPr>
        <w:rPr>
          <w:rFonts w:asciiTheme="minorEastAsia" w:eastAsiaTheme="minorEastAsia" w:hAnsiTheme="minorEastAsia"/>
        </w:rPr>
      </w:pP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cs="Calibri" w:hint="eastAsia"/>
          <w:color w:val="000000"/>
          <w:szCs w:val="21"/>
        </w:rPr>
        <w:tab/>
      </w:r>
      <w:r>
        <w:rPr>
          <w:rFonts w:asciiTheme="minorEastAsia" w:eastAsiaTheme="minorEastAsia" w:hAnsiTheme="minorEastAsia" w:hint="eastAsia"/>
        </w:rPr>
        <w:t>"</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hint="eastAsia"/>
        </w:rPr>
        <w:t>"</w:t>
      </w:r>
      <w:r>
        <w:rPr>
          <w:rFonts w:asciiTheme="minorEastAsia" w:eastAsiaTheme="minorEastAsia" w:hAnsiTheme="minorEastAsia" w:cs="Calibri" w:hint="eastAsia"/>
          <w:color w:val="000000"/>
          <w:szCs w:val="21"/>
        </w:rPr>
        <w:t>:</w:t>
      </w:r>
      <w:r>
        <w:rPr>
          <w:rFonts w:asciiTheme="minorEastAsia" w:eastAsiaTheme="minorEastAsia" w:hAnsiTheme="minorEastAsia" w:hint="eastAsia"/>
        </w:rPr>
        <w:t>"</w:t>
      </w:r>
      <w:r>
        <w:rPr>
          <w:rFonts w:asciiTheme="minorEastAsia" w:eastAsiaTheme="minorEastAsia" w:hAnsiTheme="minorEastAsia" w:cs="Calibri" w:hint="eastAsia"/>
          <w:color w:val="000000"/>
          <w:szCs w:val="21"/>
        </w:rPr>
        <w:t>600</w:t>
      </w:r>
      <w:r>
        <w:rPr>
          <w:rFonts w:asciiTheme="minorEastAsia" w:eastAsiaTheme="minorEastAsia" w:hAnsiTheme="minorEastAsia" w:hint="eastAsia"/>
        </w:rPr>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t>"COUPON":</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roofErr w:type="gramStart"/>
      <w:r>
        <w:rPr>
          <w:rFonts w:asciiTheme="minorEastAsia" w:eastAsiaTheme="minorEastAsia" w:hAnsiTheme="minorEastAsia" w:hint="eastAsia"/>
        </w:rPr>
        <w:t>amount</w:t>
      </w:r>
      <w:proofErr w:type="gramEnd"/>
      <w:r>
        <w:rPr>
          <w:rFonts w:asciiTheme="minorEastAsia" w:eastAsiaTheme="minorEastAsia" w:hAnsiTheme="minorEastAsia" w:hint="eastAsia"/>
        </w:rPr>
        <w:t>":"200"</w:t>
      </w:r>
    </w:p>
    <w:p w:rsidR="004A5541" w:rsidRDefault="00DE4E0F">
      <w:pPr>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t>}</w:t>
      </w:r>
    </w:p>
    <w:p w:rsidR="004A5541" w:rsidRDefault="00DE4E0F">
      <w:pPr>
        <w:rPr>
          <w:rFonts w:asciiTheme="minorEastAsia" w:eastAsiaTheme="minorEastAsia" w:hAnsiTheme="minorEastAsia"/>
        </w:rPr>
      </w:pPr>
      <w:r>
        <w:rPr>
          <w:rFonts w:asciiTheme="minorEastAsia" w:eastAsiaTheme="minorEastAsia" w:hAnsiTheme="minorEastAsia" w:hint="eastAsia"/>
        </w:rPr>
        <w:tab/>
        <w:t>}</w:t>
      </w:r>
    </w:p>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231" w:name="_订单详情"/>
      <w:bookmarkStart w:id="232" w:name="_分账规则"/>
      <w:bookmarkStart w:id="233" w:name="_Toc15979"/>
      <w:bookmarkStart w:id="234" w:name="_Toc11098"/>
      <w:bookmarkEnd w:id="231"/>
      <w:bookmarkEnd w:id="232"/>
      <w:r>
        <w:rPr>
          <w:rFonts w:asciiTheme="minorEastAsia" w:eastAsiaTheme="minorEastAsia" w:hAnsiTheme="minorEastAsia" w:hint="eastAsia"/>
        </w:rPr>
        <w:t>分账规则</w:t>
      </w:r>
      <w:bookmarkEnd w:id="233"/>
      <w:bookmarkEnd w:id="234"/>
    </w:p>
    <w:tbl>
      <w:tblPr>
        <w:tblW w:w="10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35"/>
        <w:gridCol w:w="1078"/>
        <w:gridCol w:w="6345"/>
        <w:gridCol w:w="1155"/>
      </w:tblGrid>
      <w:tr w:rsidR="004A5541">
        <w:tc>
          <w:tcPr>
            <w:tcW w:w="163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078"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634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5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是否必填</w:t>
            </w:r>
          </w:p>
        </w:tc>
      </w:tr>
      <w:tr w:rsidR="004A5541">
        <w:tc>
          <w:tcPr>
            <w:tcW w:w="163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bizUserId</w:t>
            </w:r>
          </w:p>
        </w:tc>
        <w:tc>
          <w:tcPr>
            <w:tcW w:w="107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634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P2P系统用户唯一编号。如分账到平台填#</w:t>
            </w:r>
            <w:r>
              <w:rPr>
                <w:rFonts w:asciiTheme="minorEastAsia" w:eastAsiaTheme="minorEastAsia" w:hAnsiTheme="minorEastAsia"/>
                <w:sz w:val="18"/>
                <w:szCs w:val="18"/>
              </w:rPr>
              <w:t>yunBizUserId_</w:t>
            </w:r>
            <w:r>
              <w:rPr>
                <w:rFonts w:asciiTheme="minorEastAsia" w:eastAsiaTheme="minorEastAsia" w:hAnsiTheme="minorEastAsia" w:hint="eastAsia"/>
                <w:sz w:val="18"/>
                <w:szCs w:val="18"/>
              </w:rPr>
              <w:t>application#</w:t>
            </w:r>
          </w:p>
        </w:tc>
        <w:tc>
          <w:tcPr>
            <w:tcW w:w="1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63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accountSetNo</w:t>
            </w:r>
          </w:p>
        </w:tc>
        <w:tc>
          <w:tcPr>
            <w:tcW w:w="107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634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存管系统分配的账户集编号。如分账到平台填写平台的标准账户集编号。</w:t>
            </w:r>
            <w:hyperlink w:anchor="_帐户集编号" w:history="1">
              <w:r>
                <w:rPr>
                  <w:rStyle w:val="ac"/>
                  <w:rFonts w:asciiTheme="minorEastAsia" w:eastAsiaTheme="minorEastAsia" w:hAnsiTheme="minorEastAsia" w:hint="default"/>
                  <w:sz w:val="18"/>
                  <w:szCs w:val="18"/>
                </w:rPr>
                <w:t>详细</w:t>
              </w:r>
            </w:hyperlink>
          </w:p>
        </w:tc>
        <w:tc>
          <w:tcPr>
            <w:tcW w:w="1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163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amount</w:t>
            </w:r>
          </w:p>
        </w:tc>
        <w:tc>
          <w:tcPr>
            <w:tcW w:w="107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634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金额，单位：分</w:t>
            </w:r>
          </w:p>
        </w:tc>
        <w:tc>
          <w:tcPr>
            <w:tcW w:w="1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63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fee</w:t>
            </w:r>
          </w:p>
        </w:tc>
        <w:tc>
          <w:tcPr>
            <w:tcW w:w="107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634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手续费，内扣，单位：分</w:t>
            </w:r>
          </w:p>
        </w:tc>
        <w:tc>
          <w:tcPr>
            <w:tcW w:w="1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63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remark</w:t>
            </w:r>
          </w:p>
        </w:tc>
        <w:tc>
          <w:tcPr>
            <w:tcW w:w="107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634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163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splitRuleList</w:t>
            </w:r>
          </w:p>
        </w:tc>
        <w:tc>
          <w:tcPr>
            <w:tcW w:w="107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JSONArray</w:t>
            </w:r>
          </w:p>
        </w:tc>
        <w:tc>
          <w:tcPr>
            <w:tcW w:w="634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分账列表</w:t>
            </w:r>
          </w:p>
        </w:tc>
        <w:tc>
          <w:tcPr>
            <w:tcW w:w="1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说明：</w:t>
      </w:r>
    </w:p>
    <w:p w:rsidR="004A5541" w:rsidRDefault="00DE4E0F">
      <w:pPr>
        <w:numPr>
          <w:ilvl w:val="0"/>
          <w:numId w:val="58"/>
        </w:numPr>
        <w:rPr>
          <w:rFonts w:asciiTheme="minorEastAsia" w:eastAsiaTheme="minorEastAsia" w:hAnsiTheme="minorEastAsia"/>
        </w:rPr>
      </w:pPr>
      <w:r>
        <w:rPr>
          <w:rFonts w:asciiTheme="minorEastAsia" w:eastAsiaTheme="minorEastAsia" w:hAnsiTheme="minorEastAsia" w:hint="eastAsia"/>
        </w:rPr>
        <w:t>支持向平台用户、平台分账。</w:t>
      </w:r>
    </w:p>
    <w:p w:rsidR="004A5541" w:rsidRDefault="00DE4E0F">
      <w:pPr>
        <w:numPr>
          <w:ilvl w:val="0"/>
          <w:numId w:val="58"/>
        </w:numPr>
        <w:rPr>
          <w:rFonts w:asciiTheme="minorEastAsia" w:eastAsiaTheme="minorEastAsia" w:hAnsiTheme="minorEastAsia"/>
        </w:rPr>
      </w:pPr>
      <w:r>
        <w:rPr>
          <w:rFonts w:asciiTheme="minorEastAsia" w:eastAsiaTheme="minorEastAsia" w:hAnsiTheme="minorEastAsia" w:hint="eastAsia"/>
        </w:rPr>
        <w:t>支持多级分账、多角色分账。</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color w:val="000000"/>
          <w:szCs w:val="21"/>
        </w:rPr>
        <w:t>E</w:t>
      </w:r>
      <w:r>
        <w:rPr>
          <w:rFonts w:asciiTheme="minorEastAsia" w:eastAsiaTheme="minorEastAsia" w:hAnsiTheme="minorEastAsia" w:cs="Calibri" w:hint="eastAsia"/>
          <w:color w:val="000000"/>
          <w:szCs w:val="21"/>
        </w:rPr>
        <w:t>g：</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1000,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fee</w:t>
      </w:r>
      <w:proofErr w:type="gramEnd"/>
      <w:r>
        <w:rPr>
          <w:rFonts w:asciiTheme="minorEastAsia" w:eastAsiaTheme="minorEastAsia" w:hAnsiTheme="minorEastAsia" w:cs="Calibri" w:hint="eastAsia"/>
          <w:color w:val="000000"/>
          <w:szCs w:val="21"/>
        </w:rPr>
        <w:t>": 10,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"remark": "消费一级分账",</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bizUserId</w:t>
      </w:r>
      <w:proofErr w:type="gramEnd"/>
      <w:r>
        <w:rPr>
          <w:rFonts w:asciiTheme="minorEastAsia" w:eastAsiaTheme="minorEastAsia" w:hAnsiTheme="minorEastAsia" w:cs="Calibri" w:hint="eastAsia"/>
          <w:color w:val="000000"/>
          <w:szCs w:val="21"/>
        </w:rPr>
        <w:t>": "10000",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splitRuleList</w:t>
      </w:r>
      <w:proofErr w:type="gramEnd"/>
      <w:r>
        <w:rPr>
          <w:rFonts w:asciiTheme="minorEastAsia" w:eastAsiaTheme="minorEastAsia" w:hAnsiTheme="minorEastAsia" w:cs="Calibri" w:hint="eastAsia"/>
          <w:color w:val="000000"/>
          <w:szCs w:val="21"/>
        </w:rPr>
        <w:t>":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500,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fee</w:t>
      </w:r>
      <w:proofErr w:type="gramEnd"/>
      <w:r>
        <w:rPr>
          <w:rFonts w:asciiTheme="minorEastAsia" w:eastAsiaTheme="minorEastAsia" w:hAnsiTheme="minorEastAsia" w:cs="Calibri" w:hint="eastAsia"/>
          <w:color w:val="000000"/>
          <w:szCs w:val="21"/>
        </w:rPr>
        <w:t>": 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"remark": "消费订单二级分账001",</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lastRenderedPageBreak/>
        <w:t>"</w:t>
      </w:r>
      <w:proofErr w:type="gramStart"/>
      <w:r>
        <w:rPr>
          <w:rFonts w:asciiTheme="minorEastAsia" w:eastAsiaTheme="minorEastAsia" w:hAnsiTheme="minorEastAsia" w:cs="Calibri" w:hint="eastAsia"/>
          <w:color w:val="000000"/>
          <w:szCs w:val="21"/>
        </w:rPr>
        <w:t>bizUserId</w:t>
      </w:r>
      <w:proofErr w:type="gramEnd"/>
      <w:r>
        <w:rPr>
          <w:rFonts w:asciiTheme="minorEastAsia" w:eastAsiaTheme="minorEastAsia" w:hAnsiTheme="minorEastAsia" w:cs="Calibri" w:hint="eastAsia"/>
          <w:color w:val="000000"/>
          <w:szCs w:val="21"/>
        </w:rPr>
        <w:t>": "10001",</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splitRuleList</w:t>
      </w:r>
      <w:proofErr w:type="gramEnd"/>
      <w:r>
        <w:rPr>
          <w:rFonts w:asciiTheme="minorEastAsia" w:eastAsiaTheme="minorEastAsia" w:hAnsiTheme="minorEastAsia" w:cs="Calibri" w:hint="eastAsia"/>
          <w:color w:val="000000"/>
          <w:szCs w:val="21"/>
        </w:rPr>
        <w:t>":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100,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fee</w:t>
      </w:r>
      <w:proofErr w:type="gramEnd"/>
      <w:r>
        <w:rPr>
          <w:rFonts w:asciiTheme="minorEastAsia" w:eastAsiaTheme="minorEastAsia" w:hAnsiTheme="minorEastAsia" w:cs="Calibri" w:hint="eastAsia"/>
          <w:color w:val="000000"/>
          <w:szCs w:val="21"/>
        </w:rPr>
        <w:t>": 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"remark": "消费订单三级分账003",</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bizUserId</w:t>
      </w:r>
      <w:proofErr w:type="gramEnd"/>
      <w:r>
        <w:rPr>
          <w:rFonts w:asciiTheme="minorEastAsia" w:eastAsiaTheme="minorEastAsia" w:hAnsiTheme="minorEastAsia" w:cs="Calibri" w:hint="eastAsia"/>
          <w:color w:val="000000"/>
          <w:szCs w:val="21"/>
        </w:rPr>
        <w:t>": "10003"</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200,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fee</w:t>
      </w:r>
      <w:proofErr w:type="gramEnd"/>
      <w:r>
        <w:rPr>
          <w:rFonts w:asciiTheme="minorEastAsia" w:eastAsiaTheme="minorEastAsia" w:hAnsiTheme="minorEastAsia" w:cs="Calibri" w:hint="eastAsia"/>
          <w:color w:val="000000"/>
          <w:szCs w:val="21"/>
        </w:rPr>
        <w:t>": 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"remark": "消费订单二级分账002",</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bizUserId</w:t>
      </w:r>
      <w:proofErr w:type="gramEnd"/>
      <w:r>
        <w:rPr>
          <w:rFonts w:asciiTheme="minorEastAsia" w:eastAsiaTheme="minorEastAsia" w:hAnsiTheme="minorEastAsia" w:cs="Calibri" w:hint="eastAsia"/>
          <w:color w:val="000000"/>
          <w:szCs w:val="21"/>
        </w:rPr>
        <w:t>": "10002",</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splitRuleList</w:t>
      </w:r>
      <w:proofErr w:type="gramEnd"/>
      <w:r>
        <w:rPr>
          <w:rFonts w:asciiTheme="minorEastAsia" w:eastAsiaTheme="minorEastAsia" w:hAnsiTheme="minorEastAsia" w:cs="Calibri" w:hint="eastAsia"/>
          <w:color w:val="000000"/>
          <w:szCs w:val="21"/>
        </w:rPr>
        <w:t>":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50,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fee</w:t>
      </w:r>
      <w:proofErr w:type="gramEnd"/>
      <w:r>
        <w:rPr>
          <w:rFonts w:asciiTheme="minorEastAsia" w:eastAsiaTheme="minorEastAsia" w:hAnsiTheme="minorEastAsia" w:cs="Calibri" w:hint="eastAsia"/>
          <w:color w:val="000000"/>
          <w:szCs w:val="21"/>
        </w:rPr>
        <w:t>": 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"remark": "消费订单三级分账004",</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roofErr w:type="gramStart"/>
      <w:r>
        <w:rPr>
          <w:rFonts w:asciiTheme="minorEastAsia" w:eastAsiaTheme="minorEastAsia" w:hAnsiTheme="minorEastAsia" w:cs="Calibri" w:hint="eastAsia"/>
          <w:color w:val="000000"/>
          <w:szCs w:val="21"/>
        </w:rPr>
        <w:t>bizUserId</w:t>
      </w:r>
      <w:proofErr w:type="gramEnd"/>
      <w:r>
        <w:rPr>
          <w:rFonts w:asciiTheme="minorEastAsia" w:eastAsiaTheme="minorEastAsia" w:hAnsiTheme="minorEastAsia" w:cs="Calibri" w:hint="eastAsia"/>
          <w:color w:val="000000"/>
          <w:szCs w:val="21"/>
        </w:rPr>
        <w:t>": "10004"</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以上分账列表表示：</w:t>
      </w:r>
    </w:p>
    <w:p w:rsidR="004A5541" w:rsidRDefault="00DE4E0F">
      <w:pPr>
        <w:numPr>
          <w:ilvl w:val="0"/>
          <w:numId w:val="59"/>
        </w:numPr>
        <w:rPr>
          <w:rFonts w:asciiTheme="minorEastAsia" w:eastAsiaTheme="minorEastAsia" w:hAnsiTheme="minorEastAsia"/>
        </w:rPr>
      </w:pPr>
      <w:r>
        <w:rPr>
          <w:rFonts w:asciiTheme="minorEastAsia" w:eastAsiaTheme="minorEastAsia" w:hAnsiTheme="minorEastAsia" w:hint="eastAsia"/>
        </w:rPr>
        <w:t>分给10000用户10元，并且平台收费0.1元（一级分账）；</w:t>
      </w:r>
    </w:p>
    <w:p w:rsidR="004A5541" w:rsidRDefault="00DE4E0F">
      <w:pPr>
        <w:numPr>
          <w:ilvl w:val="0"/>
          <w:numId w:val="59"/>
        </w:numPr>
        <w:rPr>
          <w:rFonts w:asciiTheme="minorEastAsia" w:eastAsiaTheme="minorEastAsia" w:hAnsiTheme="minorEastAsia"/>
        </w:rPr>
      </w:pPr>
      <w:r>
        <w:rPr>
          <w:rFonts w:asciiTheme="minorEastAsia" w:eastAsiaTheme="minorEastAsia" w:hAnsiTheme="minorEastAsia" w:hint="eastAsia"/>
        </w:rPr>
        <w:t>10000用户分给10001用户5元（二级分账），10001用户分给10003用户1元（三级分账）；</w:t>
      </w:r>
    </w:p>
    <w:p w:rsidR="004A5541" w:rsidRDefault="00DE4E0F">
      <w:pPr>
        <w:numPr>
          <w:ilvl w:val="0"/>
          <w:numId w:val="59"/>
        </w:numPr>
        <w:rPr>
          <w:rFonts w:asciiTheme="minorEastAsia" w:eastAsiaTheme="minorEastAsia" w:hAnsiTheme="minorEastAsia"/>
        </w:rPr>
      </w:pPr>
      <w:r>
        <w:rPr>
          <w:rFonts w:asciiTheme="minorEastAsia" w:eastAsiaTheme="minorEastAsia" w:hAnsiTheme="minorEastAsia" w:hint="eastAsia"/>
        </w:rPr>
        <w:t>10000用户分给10002用户2元（二级分账），10002用户分给10004用户0.5元（三级分账）；</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10000用户账户明细：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+1000</w:t>
      </w:r>
    </w:p>
    <w:p w:rsidR="004A5541" w:rsidRDefault="00DE4E0F">
      <w:pPr>
        <w:rPr>
          <w:rFonts w:asciiTheme="minorEastAsia" w:eastAsiaTheme="minorEastAsia" w:hAnsiTheme="minorEastAsia"/>
        </w:rPr>
      </w:pPr>
      <w:r>
        <w:rPr>
          <w:rFonts w:asciiTheme="minorEastAsia" w:eastAsiaTheme="minorEastAsia" w:hAnsiTheme="minorEastAsia" w:hint="eastAsia"/>
        </w:rPr>
        <w:t>-10</w:t>
      </w:r>
    </w:p>
    <w:p w:rsidR="004A5541" w:rsidRDefault="00DE4E0F">
      <w:pPr>
        <w:rPr>
          <w:rFonts w:asciiTheme="minorEastAsia" w:eastAsiaTheme="minorEastAsia" w:hAnsiTheme="minorEastAsia"/>
        </w:rPr>
      </w:pPr>
      <w:r>
        <w:rPr>
          <w:rFonts w:asciiTheme="minorEastAsia" w:eastAsiaTheme="minorEastAsia" w:hAnsiTheme="minorEastAsia" w:hint="eastAsia"/>
        </w:rPr>
        <w:t>-500</w:t>
      </w:r>
    </w:p>
    <w:p w:rsidR="004A5541" w:rsidRDefault="00DE4E0F">
      <w:pPr>
        <w:rPr>
          <w:rFonts w:asciiTheme="minorEastAsia" w:eastAsiaTheme="minorEastAsia" w:hAnsiTheme="minorEastAsia"/>
        </w:rPr>
      </w:pPr>
      <w:r>
        <w:rPr>
          <w:rFonts w:asciiTheme="minorEastAsia" w:eastAsiaTheme="minorEastAsia" w:hAnsiTheme="minorEastAsia" w:hint="eastAsia"/>
        </w:rPr>
        <w:t>-200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最终余额：290（2.9元）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10001用户账户明细：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+500</w:t>
      </w:r>
    </w:p>
    <w:p w:rsidR="004A5541" w:rsidRDefault="00DE4E0F">
      <w:pPr>
        <w:rPr>
          <w:rFonts w:asciiTheme="minorEastAsia" w:eastAsiaTheme="minorEastAsia" w:hAnsiTheme="minorEastAsia"/>
        </w:rPr>
      </w:pPr>
      <w:r>
        <w:rPr>
          <w:rFonts w:asciiTheme="minorEastAsia" w:eastAsiaTheme="minorEastAsia" w:hAnsiTheme="minorEastAsia" w:hint="eastAsia"/>
        </w:rPr>
        <w:t>-100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最终余额：400（4元）</w:t>
      </w:r>
    </w:p>
    <w:p w:rsidR="004A5541" w:rsidRDefault="00DE4E0F">
      <w:pPr>
        <w:rPr>
          <w:rFonts w:asciiTheme="minorEastAsia" w:eastAsiaTheme="minorEastAsia" w:hAnsiTheme="minorEastAsia"/>
        </w:rPr>
      </w:pPr>
      <w:r>
        <w:rPr>
          <w:rFonts w:asciiTheme="minorEastAsia" w:eastAsiaTheme="minorEastAsia" w:hAnsiTheme="minorEastAsia" w:hint="eastAsia"/>
        </w:rPr>
        <w:lastRenderedPageBreak/>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10002用户账户明细：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+200</w:t>
      </w:r>
    </w:p>
    <w:p w:rsidR="004A5541" w:rsidRDefault="00DE4E0F">
      <w:pPr>
        <w:rPr>
          <w:rFonts w:asciiTheme="minorEastAsia" w:eastAsiaTheme="minorEastAsia" w:hAnsiTheme="minorEastAsia"/>
        </w:rPr>
      </w:pPr>
      <w:r>
        <w:rPr>
          <w:rFonts w:asciiTheme="minorEastAsia" w:eastAsiaTheme="minorEastAsia" w:hAnsiTheme="minorEastAsia" w:hint="eastAsia"/>
        </w:rPr>
        <w:t>-50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最终余额：150（1.5元）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10003用户账户明细：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+100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最终余额：100（1元）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10004用户账户明细：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+50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最终余额：50（0.5元）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平台账户明细：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+10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最终余额：10（0.1元）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以上账户最终余额之和：1000（10元）</w:t>
      </w:r>
    </w:p>
    <w:p w:rsidR="004A5541" w:rsidRDefault="00DE4E0F">
      <w:pPr>
        <w:pStyle w:val="2"/>
        <w:numPr>
          <w:ilvl w:val="1"/>
          <w:numId w:val="1"/>
        </w:numPr>
        <w:rPr>
          <w:rFonts w:asciiTheme="minorEastAsia" w:eastAsiaTheme="minorEastAsia" w:hAnsiTheme="minorEastAsia"/>
        </w:rPr>
      </w:pPr>
      <w:bookmarkStart w:id="235" w:name="_收支明细"/>
      <w:bookmarkStart w:id="236" w:name="_商品信息"/>
      <w:bookmarkStart w:id="237" w:name="_Toc25073"/>
      <w:bookmarkStart w:id="238" w:name="_Toc938"/>
      <w:bookmarkEnd w:id="235"/>
      <w:bookmarkEnd w:id="236"/>
      <w:r>
        <w:rPr>
          <w:rFonts w:asciiTheme="minorEastAsia" w:eastAsiaTheme="minorEastAsia" w:hAnsiTheme="minorEastAsia" w:hint="eastAsia"/>
        </w:rPr>
        <w:t>标的参数</w:t>
      </w:r>
      <w:bookmarkEnd w:id="237"/>
      <w:bookmarkEnd w:id="238"/>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13"/>
        <w:gridCol w:w="3210"/>
        <w:gridCol w:w="2010"/>
        <w:gridCol w:w="1740"/>
        <w:gridCol w:w="1367"/>
      </w:tblGrid>
      <w:tr w:rsidR="004A5541">
        <w:trPr>
          <w:trHeight w:val="318"/>
        </w:trPr>
        <w:tc>
          <w:tcPr>
            <w:tcW w:w="10740" w:type="dxa"/>
            <w:gridSpan w:val="5"/>
            <w:shd w:val="clear" w:color="auto" w:fill="EEECE1"/>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P2P标的</w:t>
            </w:r>
          </w:p>
        </w:tc>
      </w:tr>
      <w:tr w:rsidR="004A5541">
        <w:trPr>
          <w:trHeight w:val="318"/>
        </w:trPr>
        <w:tc>
          <w:tcPr>
            <w:tcW w:w="2413"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字段名称</w:t>
            </w:r>
          </w:p>
        </w:tc>
        <w:tc>
          <w:tcPr>
            <w:tcW w:w="321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201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174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367"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是否必填</w:t>
            </w:r>
          </w:p>
        </w:tc>
      </w:tr>
      <w:tr w:rsidR="004A5541">
        <w:trPr>
          <w:trHeight w:val="303"/>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amount</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标的金额</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4A5541">
            <w:pPr>
              <w:rPr>
                <w:rFonts w:asciiTheme="minorEastAsia" w:eastAsiaTheme="minorEastAsia" w:hAnsiTheme="minorEastAsia"/>
                <w:sz w:val="18"/>
                <w:szCs w:val="18"/>
              </w:rPr>
            </w:pP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03"/>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totalAmount</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应还款总额（本金+利息）</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4A5541">
            <w:pPr>
              <w:rPr>
                <w:rFonts w:asciiTheme="minorEastAsia" w:eastAsiaTheme="minorEastAsia" w:hAnsiTheme="minorEastAsia"/>
                <w:sz w:val="18"/>
                <w:szCs w:val="18"/>
              </w:rPr>
            </w:pP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03"/>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highestAmount</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最高可借金额</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4A5541">
            <w:pPr>
              <w:rPr>
                <w:rFonts w:asciiTheme="minorEastAsia" w:eastAsiaTheme="minorEastAsia" w:hAnsiTheme="minorEastAsia"/>
                <w:sz w:val="18"/>
                <w:szCs w:val="18"/>
              </w:rPr>
            </w:pP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trHeight w:val="318"/>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annual</w:t>
            </w:r>
            <w:r>
              <w:rPr>
                <w:rFonts w:asciiTheme="minorEastAsia" w:eastAsiaTheme="minorEastAsia" w:hAnsiTheme="minorEastAsia" w:hint="eastAsia"/>
                <w:sz w:val="18"/>
                <w:szCs w:val="18"/>
              </w:rPr>
              <w:t>Y</w:t>
            </w:r>
            <w:r>
              <w:rPr>
                <w:rFonts w:asciiTheme="minorEastAsia" w:eastAsiaTheme="minorEastAsia" w:hAnsiTheme="minorEastAsia"/>
                <w:sz w:val="18"/>
                <w:szCs w:val="18"/>
              </w:rPr>
              <w:t>ield</w:t>
            </w:r>
          </w:p>
        </w:tc>
        <w:tc>
          <w:tcPr>
            <w:tcW w:w="3210" w:type="dxa"/>
          </w:tcPr>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预期年化收益率</w:t>
            </w:r>
            <w:proofErr w:type="gramEnd"/>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double</w:t>
            </w:r>
          </w:p>
        </w:tc>
        <w:tc>
          <w:tcPr>
            <w:tcW w:w="1740" w:type="dxa"/>
          </w:tcPr>
          <w:p w:rsidR="004A5541" w:rsidRDefault="00DE4E0F">
            <w:pPr>
              <w:rPr>
                <w:rFonts w:asciiTheme="minorEastAsia" w:eastAsiaTheme="minorEastAsia" w:hAnsiTheme="minorEastAsia"/>
                <w:sz w:val="18"/>
                <w:szCs w:val="18"/>
              </w:rPr>
            </w:pPr>
            <w:r>
              <w:rPr>
                <w:rStyle w:val="apple-style-span"/>
                <w:rFonts w:asciiTheme="minorEastAsia" w:eastAsiaTheme="minorEastAsia" w:hAnsiTheme="minorEastAsia" w:hint="eastAsia"/>
                <w:color w:val="000000"/>
                <w:sz w:val="18"/>
                <w:szCs w:val="18"/>
              </w:rPr>
              <w:t>0.1</w:t>
            </w: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18"/>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investmentHorizon</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投资期限</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DE4E0F">
            <w:pPr>
              <w:rPr>
                <w:rFonts w:asciiTheme="minorEastAsia" w:eastAsiaTheme="minorEastAsia" w:hAnsiTheme="minorEastAsia"/>
              </w:rPr>
            </w:pPr>
            <w:r>
              <w:rPr>
                <w:rFonts w:asciiTheme="minorEastAsia" w:eastAsiaTheme="minorEastAsia" w:hAnsiTheme="minorEastAsia" w:hint="eastAsia"/>
              </w:rPr>
              <w:t>12</w:t>
            </w: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18"/>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investmentHorizonScale</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投资期限单位</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DE4E0F">
            <w:pPr>
              <w:rPr>
                <w:rFonts w:asciiTheme="minorEastAsia" w:eastAsiaTheme="minorEastAsia" w:hAnsiTheme="minorEastAsia"/>
              </w:rPr>
            </w:pPr>
            <w:r>
              <w:rPr>
                <w:rFonts w:asciiTheme="minorEastAsia" w:eastAsiaTheme="minorEastAsia" w:hAnsiTheme="minorEastAsia" w:hint="eastAsia"/>
                <w:sz w:val="18"/>
                <w:szCs w:val="18"/>
              </w:rPr>
              <w:t>1：日；2：月</w:t>
            </w: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18"/>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beginDate</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起息日，如果能确定时间则必填</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17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w:t>
            </w: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trHeight w:val="318"/>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endDate</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到期日，如果能确定时间则必填</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17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rPr>
              <w:t>y</w:t>
            </w:r>
            <w:r>
              <w:rPr>
                <w:rFonts w:asciiTheme="minorEastAsia" w:eastAsiaTheme="minorEastAsia" w:hAnsiTheme="minorEastAsia"/>
                <w:sz w:val="18"/>
                <w:szCs w:val="18"/>
              </w:rPr>
              <w:t>yyy-MM-dd</w:t>
            </w: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trHeight w:val="303"/>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r</w:t>
            </w:r>
            <w:r>
              <w:rPr>
                <w:rFonts w:asciiTheme="minorEastAsia" w:eastAsiaTheme="minorEastAsia" w:hAnsiTheme="minorEastAsia" w:hint="eastAsia"/>
                <w:sz w:val="18"/>
                <w:szCs w:val="18"/>
              </w:rPr>
              <w:t>epayType</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还款方式</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F26409">
            <w:pPr>
              <w:rPr>
                <w:rFonts w:asciiTheme="minorEastAsia" w:eastAsiaTheme="minorEastAsia" w:hAnsiTheme="minorEastAsia"/>
                <w:sz w:val="18"/>
                <w:szCs w:val="18"/>
              </w:rPr>
            </w:pPr>
            <w:hyperlink w:anchor="_6.9._还款方式" w:history="1">
              <w:r w:rsidR="00DE4E0F">
                <w:rPr>
                  <w:rStyle w:val="ac"/>
                  <w:rFonts w:asciiTheme="minorEastAsia" w:eastAsiaTheme="minorEastAsia" w:hAnsiTheme="minorEastAsia" w:hint="default"/>
                  <w:sz w:val="18"/>
                  <w:szCs w:val="18"/>
                </w:rPr>
                <w:t>详</w:t>
              </w:r>
              <w:bookmarkStart w:id="239" w:name="_Hlt435604985"/>
              <w:r w:rsidR="00DE4E0F">
                <w:rPr>
                  <w:rStyle w:val="ac"/>
                  <w:rFonts w:asciiTheme="minorEastAsia" w:eastAsiaTheme="minorEastAsia" w:hAnsiTheme="minorEastAsia" w:hint="default"/>
                  <w:sz w:val="18"/>
                  <w:szCs w:val="18"/>
                </w:rPr>
                <w:t>细</w:t>
              </w:r>
              <w:bookmarkEnd w:id="239"/>
            </w:hyperlink>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03"/>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guaranteeType</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担保方式</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F26409">
            <w:pPr>
              <w:rPr>
                <w:rFonts w:asciiTheme="minorEastAsia" w:eastAsiaTheme="minorEastAsia" w:hAnsiTheme="minorEastAsia"/>
                <w:sz w:val="18"/>
                <w:szCs w:val="18"/>
              </w:rPr>
            </w:pPr>
            <w:hyperlink w:anchor="_6.10._担保方式" w:history="1">
              <w:r w:rsidR="00DE4E0F">
                <w:rPr>
                  <w:rStyle w:val="ac"/>
                  <w:rFonts w:asciiTheme="minorEastAsia" w:eastAsiaTheme="minorEastAsia" w:hAnsiTheme="minorEastAsia" w:hint="default"/>
                  <w:sz w:val="18"/>
                  <w:szCs w:val="18"/>
                </w:rPr>
                <w:t>详细</w:t>
              </w:r>
            </w:hyperlink>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trHeight w:val="303"/>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repayPeriodNumber</w:t>
            </w:r>
          </w:p>
        </w:tc>
        <w:tc>
          <w:tcPr>
            <w:tcW w:w="32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还款期数</w:t>
            </w:r>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4A5541">
            <w:pPr>
              <w:rPr>
                <w:rFonts w:asciiTheme="minorEastAsia" w:eastAsiaTheme="minorEastAsia" w:hAnsiTheme="minorEastAsia"/>
                <w:sz w:val="18"/>
                <w:szCs w:val="18"/>
              </w:rPr>
            </w:pP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rPr>
          <w:trHeight w:val="303"/>
        </w:trPr>
        <w:tc>
          <w:tcPr>
            <w:tcW w:w="241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minimumAmountInvestment</w:t>
            </w:r>
          </w:p>
        </w:tc>
        <w:tc>
          <w:tcPr>
            <w:tcW w:w="3210" w:type="dxa"/>
          </w:tcPr>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cs="微软雅黑"/>
                <w:color w:val="000000"/>
                <w:sz w:val="18"/>
                <w:szCs w:val="18"/>
                <w:shd w:val="clear" w:color="auto" w:fill="FFFFFF"/>
              </w:rPr>
              <w:t>最小起投金额</w:t>
            </w:r>
            <w:proofErr w:type="gramEnd"/>
          </w:p>
        </w:tc>
        <w:tc>
          <w:tcPr>
            <w:tcW w:w="20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1740" w:type="dxa"/>
          </w:tcPr>
          <w:p w:rsidR="004A5541" w:rsidRDefault="004A5541">
            <w:pPr>
              <w:rPr>
                <w:rFonts w:asciiTheme="minorEastAsia" w:eastAsiaTheme="minorEastAsia" w:hAnsiTheme="minorEastAsia"/>
                <w:sz w:val="18"/>
                <w:szCs w:val="18"/>
              </w:rPr>
            </w:pPr>
          </w:p>
        </w:tc>
        <w:tc>
          <w:tcPr>
            <w:tcW w:w="136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240" w:name="_企业基本信息"/>
      <w:bookmarkStart w:id="241" w:name="_Toc30588"/>
      <w:bookmarkStart w:id="242" w:name="_Toc8908"/>
      <w:bookmarkEnd w:id="240"/>
      <w:r>
        <w:rPr>
          <w:rFonts w:asciiTheme="minorEastAsia" w:eastAsiaTheme="minorEastAsia" w:hAnsiTheme="minorEastAsia" w:hint="eastAsia"/>
        </w:rPr>
        <w:t>企业基本信息（设置）</w:t>
      </w:r>
      <w:bookmarkEnd w:id="241"/>
      <w:bookmarkEnd w:id="242"/>
    </w:p>
    <w:tbl>
      <w:tblPr>
        <w:tblW w:w="10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60"/>
        <w:gridCol w:w="1373"/>
        <w:gridCol w:w="4830"/>
        <w:gridCol w:w="1452"/>
      </w:tblGrid>
      <w:tr w:rsidR="004A5541">
        <w:tc>
          <w:tcPr>
            <w:tcW w:w="2660"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名称</w:t>
            </w:r>
          </w:p>
        </w:tc>
        <w:tc>
          <w:tcPr>
            <w:tcW w:w="1373"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类型</w:t>
            </w:r>
          </w:p>
        </w:tc>
        <w:tc>
          <w:tcPr>
            <w:tcW w:w="4830"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说明</w:t>
            </w:r>
          </w:p>
        </w:tc>
        <w:tc>
          <w:tcPr>
            <w:tcW w:w="1452"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是否必传</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companyName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企业名称</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lastRenderedPageBreak/>
              <w:t>companyAddress</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企业地址</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businessLicense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83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营业执照号</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organizationCode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组织机构代码</w:t>
            </w:r>
          </w:p>
        </w:tc>
        <w:tc>
          <w:tcPr>
            <w:tcW w:w="1452"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telephone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联系电话</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legalName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法人姓名</w:t>
            </w:r>
          </w:p>
        </w:tc>
        <w:tc>
          <w:tcPr>
            <w:tcW w:w="1452"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identityType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 xml:space="preserve">法人证件类型 </w:t>
            </w:r>
            <w:hyperlink w:anchor="_证件类型" w:history="1">
              <w:r>
                <w:rPr>
                  <w:rStyle w:val="aa"/>
                  <w:rFonts w:asciiTheme="minorEastAsia" w:eastAsiaTheme="minorEastAsia" w:hAnsiTheme="minorEastAsia" w:cs="Tahoma" w:hint="default"/>
                  <w:sz w:val="18"/>
                  <w:szCs w:val="18"/>
                </w:rPr>
                <w:t>详细</w:t>
              </w:r>
            </w:hyperlink>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legalIds</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法人证件号码。RSA加密</w:t>
            </w:r>
          </w:p>
        </w:tc>
        <w:tc>
          <w:tcPr>
            <w:tcW w:w="1452"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legalPhone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法人手机号码</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accountNo</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企业对公账户。RSA加密</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parentBankName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开户银行名称</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bankCityNo</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开户行地区代码。代码见全国地区代码表</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bankName</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开户行支行名称</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unionBank</w:t>
            </w:r>
          </w:p>
        </w:tc>
        <w:tc>
          <w:tcPr>
            <w:tcW w:w="137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83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支付行号。</w:t>
            </w:r>
            <w:r>
              <w:rPr>
                <w:rFonts w:asciiTheme="minorEastAsia" w:eastAsiaTheme="minorEastAsia" w:hAnsiTheme="minorEastAsia" w:hint="eastAsia"/>
                <w:sz w:val="18"/>
                <w:szCs w:val="18"/>
              </w:rPr>
              <w:t>非直连出金范围内的银行，必填。</w:t>
            </w:r>
            <w:hyperlink w:anchor="_支付行号银行范围" w:history="1">
              <w:r>
                <w:rPr>
                  <w:rStyle w:val="aa"/>
                  <w:rFonts w:asciiTheme="minorEastAsia" w:eastAsiaTheme="minorEastAsia" w:hAnsiTheme="minorEastAsia" w:hint="default"/>
                  <w:sz w:val="18"/>
                  <w:szCs w:val="18"/>
                </w:rPr>
                <w:t>详情</w:t>
              </w:r>
            </w:hyperlink>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rPr>
          <w:rFonts w:asciiTheme="minorEastAsia" w:eastAsiaTheme="minorEastAsia" w:hAnsiTheme="minorEastAsia"/>
        </w:rPr>
      </w:pPr>
      <w:r>
        <w:rPr>
          <w:rFonts w:asciiTheme="minorEastAsia" w:eastAsiaTheme="minorEastAsia" w:hAnsiTheme="minorEastAsia" w:hint="eastAsia"/>
        </w:rPr>
        <w:t>说明：企业用户提现交易，默认使用企业对公账户。如需提现到个人银行卡，可通过绑定银行卡相关接口绑定个人银行账户，企业用户最多只允许绑定一张个人银行卡。</w:t>
      </w:r>
    </w:p>
    <w:p w:rsidR="004A5541" w:rsidRDefault="00DE4E0F">
      <w:pPr>
        <w:pStyle w:val="2"/>
        <w:numPr>
          <w:ilvl w:val="1"/>
          <w:numId w:val="1"/>
        </w:numPr>
        <w:rPr>
          <w:rFonts w:asciiTheme="minorEastAsia" w:eastAsiaTheme="minorEastAsia" w:hAnsiTheme="minorEastAsia"/>
        </w:rPr>
      </w:pPr>
      <w:bookmarkStart w:id="243" w:name="_企业基本信息（获取）"/>
      <w:bookmarkStart w:id="244" w:name="_Toc875"/>
      <w:bookmarkStart w:id="245" w:name="_Toc15728"/>
      <w:bookmarkEnd w:id="243"/>
      <w:r>
        <w:rPr>
          <w:rFonts w:asciiTheme="minorEastAsia" w:eastAsiaTheme="minorEastAsia" w:hAnsiTheme="minorEastAsia" w:hint="eastAsia"/>
        </w:rPr>
        <w:t>企业基本信息（获取）</w:t>
      </w:r>
      <w:bookmarkEnd w:id="244"/>
      <w:bookmarkEnd w:id="245"/>
    </w:p>
    <w:p w:rsidR="004A5541" w:rsidRDefault="004A5541">
      <w:pPr>
        <w:rPr>
          <w:rFonts w:asciiTheme="minorEastAsia" w:eastAsiaTheme="minorEastAsia" w:hAnsiTheme="minorEastAsia"/>
        </w:rPr>
      </w:pPr>
    </w:p>
    <w:tbl>
      <w:tblPr>
        <w:tblW w:w="10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60"/>
        <w:gridCol w:w="1163"/>
        <w:gridCol w:w="5040"/>
        <w:gridCol w:w="1452"/>
      </w:tblGrid>
      <w:tr w:rsidR="004A5541">
        <w:tc>
          <w:tcPr>
            <w:tcW w:w="2660"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名称</w:t>
            </w:r>
          </w:p>
        </w:tc>
        <w:tc>
          <w:tcPr>
            <w:tcW w:w="1163"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类型</w:t>
            </w:r>
          </w:p>
        </w:tc>
        <w:tc>
          <w:tcPr>
            <w:tcW w:w="5040"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说明</w:t>
            </w:r>
          </w:p>
        </w:tc>
        <w:tc>
          <w:tcPr>
            <w:tcW w:w="1452" w:type="dxa"/>
            <w:shd w:val="clear" w:color="auto" w:fill="EEECE1"/>
          </w:tcPr>
          <w:p w:rsidR="004A5541" w:rsidRDefault="00DE4E0F">
            <w:pPr>
              <w:rPr>
                <w:rFonts w:asciiTheme="minorEastAsia" w:eastAsiaTheme="minorEastAsia" w:hAnsiTheme="minorEastAsia"/>
                <w:b/>
                <w:sz w:val="18"/>
                <w:szCs w:val="18"/>
              </w:rPr>
            </w:pPr>
            <w:r>
              <w:rPr>
                <w:rFonts w:asciiTheme="minorEastAsia" w:eastAsiaTheme="minorEastAsia" w:hAnsiTheme="minorEastAsia" w:hint="eastAsia"/>
                <w:b/>
                <w:sz w:val="18"/>
                <w:szCs w:val="18"/>
              </w:rPr>
              <w:t>是否必传</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companyName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企业名称</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companyAddress</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企业地址</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businessLicense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504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营业执照号</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organizationCode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组织机构代码</w:t>
            </w:r>
          </w:p>
        </w:tc>
        <w:tc>
          <w:tcPr>
            <w:tcW w:w="1452"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telephone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联系电话</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legalName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法人姓名</w:t>
            </w:r>
          </w:p>
        </w:tc>
        <w:tc>
          <w:tcPr>
            <w:tcW w:w="1452"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identityType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法人证件类型。</w:t>
            </w:r>
            <w:hyperlink w:anchor="_证件类型" w:history="1">
              <w:r>
                <w:rPr>
                  <w:rStyle w:val="ac"/>
                  <w:rFonts w:asciiTheme="minorEastAsia" w:eastAsiaTheme="minorEastAsia" w:hAnsiTheme="minorEastAsia" w:cs="Tahoma" w:hint="default"/>
                  <w:sz w:val="18"/>
                  <w:szCs w:val="18"/>
                </w:rPr>
                <w:t>详细</w:t>
              </w:r>
            </w:hyperlink>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legalIds</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法人证件号码。RSA加密</w:t>
            </w:r>
          </w:p>
        </w:tc>
        <w:tc>
          <w:tcPr>
            <w:tcW w:w="1452"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legalPhone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法人手机号码</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accountNo</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企业对公账户账号。RSA加密</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parentBankName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开户银行名称</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bankCityNo</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开户行地区代码。代码见全国地区代码表</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bankName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开户行支行名称</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status</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审核状态。</w:t>
            </w:r>
            <w:hyperlink w:anchor="_企业信息审核状态" w:history="1">
              <w:r>
                <w:rPr>
                  <w:rStyle w:val="aa"/>
                  <w:rFonts w:asciiTheme="minorEastAsia" w:eastAsiaTheme="minorEastAsia" w:hAnsiTheme="minorEastAsia" w:cs="Tahoma" w:hint="default"/>
                  <w:sz w:val="18"/>
                  <w:szCs w:val="18"/>
                </w:rPr>
                <w:t>详</w:t>
              </w:r>
              <w:bookmarkStart w:id="246" w:name="_Hlt440034336"/>
              <w:bookmarkStart w:id="247" w:name="_Hlt439146855"/>
              <w:bookmarkStart w:id="248" w:name="_Hlt439316725"/>
              <w:bookmarkStart w:id="249" w:name="_Hlt439146807"/>
              <w:bookmarkStart w:id="250" w:name="_Hlt439146808"/>
              <w:r>
                <w:rPr>
                  <w:rStyle w:val="aa"/>
                  <w:rFonts w:asciiTheme="minorEastAsia" w:eastAsiaTheme="minorEastAsia" w:hAnsiTheme="minorEastAsia" w:cs="Tahoma" w:hint="default"/>
                  <w:sz w:val="18"/>
                  <w:szCs w:val="18"/>
                </w:rPr>
                <w:t>细</w:t>
              </w:r>
              <w:bookmarkEnd w:id="246"/>
              <w:bookmarkEnd w:id="247"/>
              <w:bookmarkEnd w:id="248"/>
              <w:bookmarkEnd w:id="249"/>
              <w:bookmarkEnd w:id="250"/>
            </w:hyperlink>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checkTime</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hint="eastAsia"/>
                <w:sz w:val="18"/>
                <w:szCs w:val="18"/>
              </w:rPr>
              <w:t>审核时间</w:t>
            </w:r>
            <w:r>
              <w:rPr>
                <w:rFonts w:asciiTheme="minorEastAsia" w:eastAsiaTheme="minorEastAsia" w:hAnsiTheme="minorEastAsia"/>
                <w:sz w:val="18"/>
                <w:szCs w:val="18"/>
              </w:rPr>
              <w:t>yyyy-MM-dd HH:mm:ss</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remark</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备注</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failReason</w:t>
            </w:r>
          </w:p>
        </w:tc>
        <w:tc>
          <w:tcPr>
            <w:tcW w:w="11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040" w:type="dxa"/>
          </w:tcPr>
          <w:p w:rsidR="004A5541" w:rsidRDefault="00DE4E0F">
            <w:pPr>
              <w:rPr>
                <w:rFonts w:asciiTheme="minorEastAsia" w:eastAsiaTheme="minorEastAsia" w:hAnsiTheme="minorEastAsia" w:cs="Tahoma"/>
                <w:color w:val="000000"/>
                <w:sz w:val="18"/>
                <w:szCs w:val="18"/>
              </w:rPr>
            </w:pPr>
            <w:r>
              <w:rPr>
                <w:rFonts w:asciiTheme="minorEastAsia" w:eastAsiaTheme="minorEastAsia" w:hAnsiTheme="minorEastAsia" w:cs="Tahoma" w:hint="eastAsia"/>
                <w:color w:val="000000"/>
                <w:sz w:val="18"/>
                <w:szCs w:val="18"/>
              </w:rPr>
              <w:t>审核失败原因</w:t>
            </w:r>
          </w:p>
        </w:tc>
        <w:tc>
          <w:tcPr>
            <w:tcW w:w="14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251" w:name="_个人信息"/>
      <w:bookmarkStart w:id="252" w:name="_Toc73"/>
      <w:bookmarkStart w:id="253" w:name="_Toc18348"/>
      <w:bookmarkEnd w:id="251"/>
      <w:r>
        <w:rPr>
          <w:rFonts w:asciiTheme="minorEastAsia" w:eastAsiaTheme="minorEastAsia" w:hAnsiTheme="minorEastAsia" w:hint="eastAsia"/>
        </w:rPr>
        <w:t>个人基本信息（设置）</w:t>
      </w:r>
      <w:bookmarkEnd w:id="252"/>
      <w:bookmarkEnd w:id="253"/>
    </w:p>
    <w:tbl>
      <w:tblPr>
        <w:tblW w:w="10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60"/>
        <w:gridCol w:w="2551"/>
        <w:gridCol w:w="2552"/>
        <w:gridCol w:w="2552"/>
      </w:tblGrid>
      <w:tr w:rsidR="004A5541">
        <w:tc>
          <w:tcPr>
            <w:tcW w:w="266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2551"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2552"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2552"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是否必填</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lastRenderedPageBreak/>
              <w:t>name</w:t>
            </w:r>
          </w:p>
        </w:tc>
        <w:tc>
          <w:tcPr>
            <w:tcW w:w="2551"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country</w:t>
            </w:r>
          </w:p>
        </w:tc>
        <w:tc>
          <w:tcPr>
            <w:tcW w:w="2551"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国家</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province</w:t>
            </w:r>
          </w:p>
        </w:tc>
        <w:tc>
          <w:tcPr>
            <w:tcW w:w="2551"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省份</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area</w:t>
            </w:r>
          </w:p>
        </w:tc>
        <w:tc>
          <w:tcPr>
            <w:tcW w:w="2551"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县市</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66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address</w:t>
            </w:r>
          </w:p>
        </w:tc>
        <w:tc>
          <w:tcPr>
            <w:tcW w:w="2551"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地址</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254" w:name="_返回的个人信息"/>
      <w:bookmarkStart w:id="255" w:name="_获取的个人信息"/>
      <w:bookmarkStart w:id="256" w:name="_会员信息"/>
      <w:bookmarkStart w:id="257" w:name="_Toc20180"/>
      <w:bookmarkStart w:id="258" w:name="_Toc6524"/>
      <w:bookmarkEnd w:id="254"/>
      <w:bookmarkEnd w:id="255"/>
      <w:bookmarkEnd w:id="256"/>
      <w:r>
        <w:rPr>
          <w:rFonts w:asciiTheme="minorEastAsia" w:eastAsiaTheme="minorEastAsia" w:hAnsiTheme="minorEastAsia" w:hint="eastAsia"/>
        </w:rPr>
        <w:t>个人基本信息（获取）</w:t>
      </w:r>
      <w:bookmarkEnd w:id="257"/>
      <w:bookmarkEnd w:id="258"/>
    </w:p>
    <w:tbl>
      <w:tblPr>
        <w:tblW w:w="8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8"/>
        <w:gridCol w:w="2115"/>
        <w:gridCol w:w="4305"/>
      </w:tblGrid>
      <w:tr w:rsidR="004A5541">
        <w:tc>
          <w:tcPr>
            <w:tcW w:w="2188"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211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430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name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姓名</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address</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地址</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userState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用户状态。</w:t>
            </w:r>
            <w:hyperlink w:anchor="_6.15._用户状态" w:history="1">
              <w:r>
                <w:rPr>
                  <w:rStyle w:val="aa"/>
                  <w:rFonts w:asciiTheme="minorEastAsia" w:eastAsiaTheme="minorEastAsia" w:hAnsiTheme="minorEastAsia" w:hint="default"/>
                  <w:sz w:val="18"/>
                  <w:szCs w:val="18"/>
                </w:rPr>
                <w:t>详</w:t>
              </w:r>
              <w:bookmarkStart w:id="259" w:name="_Hlt430857204"/>
              <w:r>
                <w:rPr>
                  <w:rStyle w:val="aa"/>
                  <w:rFonts w:asciiTheme="minorEastAsia" w:eastAsiaTheme="minorEastAsia" w:hAnsiTheme="minorEastAsia" w:hint="default"/>
                  <w:sz w:val="18"/>
                  <w:szCs w:val="18"/>
                </w:rPr>
                <w:t>细</w:t>
              </w:r>
              <w:bookmarkEnd w:id="259"/>
            </w:hyperlink>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memberType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用户类型。</w:t>
            </w:r>
            <w:hyperlink w:anchor="_会员类型_1" w:history="1">
              <w:r>
                <w:rPr>
                  <w:rStyle w:val="ac"/>
                  <w:rFonts w:asciiTheme="minorEastAsia" w:eastAsiaTheme="minorEastAsia" w:hAnsiTheme="minorEastAsia" w:hint="default"/>
                  <w:sz w:val="18"/>
                  <w:szCs w:val="18"/>
                </w:rPr>
                <w:t>详细</w:t>
              </w:r>
            </w:hyperlink>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userId</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存管通用户id</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country</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国家</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province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省份</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area</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县市</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phone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identityCardNo</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身份证号码，RSA加密。</w:t>
            </w:r>
            <w:hyperlink w:anchor="_会员类型" w:history="1">
              <w:r>
                <w:rPr>
                  <w:rStyle w:val="ac"/>
                  <w:rFonts w:asciiTheme="minorEastAsia" w:eastAsiaTheme="minorEastAsia" w:hAnsiTheme="minorEastAsia" w:hint="default"/>
                  <w:sz w:val="18"/>
                  <w:szCs w:val="18"/>
                </w:rPr>
                <w:t>详细</w:t>
              </w:r>
            </w:hyperlink>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isPhoneChecked</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Boolean</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是否绑定手机</w:t>
            </w:r>
          </w:p>
        </w:tc>
      </w:tr>
      <w:tr w:rsidR="004A5541">
        <w:trPr>
          <w:trHeight w:val="90"/>
        </w:trPr>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registerTime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创建时间</w:t>
            </w:r>
            <w:r>
              <w:rPr>
                <w:rFonts w:asciiTheme="minorEastAsia" w:eastAsiaTheme="minorEastAsia" w:hAnsiTheme="minorEastAsia"/>
                <w:sz w:val="18"/>
                <w:szCs w:val="18"/>
              </w:rPr>
              <w:t>yyyy-MM-dd HH:mm:ss</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registerIp</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创建ip</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payFailAmount</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支付失败次数</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isIdentityChecked</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Boolean</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是否进行实名认证</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realNameTime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实名认证时间</w:t>
            </w:r>
            <w:r>
              <w:rPr>
                <w:rFonts w:asciiTheme="minorEastAsia" w:eastAsiaTheme="minorEastAsia" w:hAnsiTheme="minorEastAsia"/>
                <w:sz w:val="18"/>
                <w:szCs w:val="18"/>
              </w:rPr>
              <w:t>yyyy-MM-dd HH:mm:ss</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remark</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source</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访问终端类型。</w:t>
            </w:r>
            <w:hyperlink w:anchor="_6.11._来源" w:history="1">
              <w:r>
                <w:rPr>
                  <w:rStyle w:val="ac"/>
                  <w:rFonts w:asciiTheme="minorEastAsia" w:eastAsiaTheme="minorEastAsia" w:hAnsiTheme="minorEastAsia" w:hint="default"/>
                  <w:sz w:val="18"/>
                  <w:szCs w:val="18"/>
                </w:rPr>
                <w:t>详细</w:t>
              </w:r>
            </w:hyperlink>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bizUserId</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r>
      <w:tr w:rsidR="004A5541">
        <w:tc>
          <w:tcPr>
            <w:tcW w:w="218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isSetPayPwd</w:t>
            </w:r>
          </w:p>
        </w:tc>
        <w:tc>
          <w:tcPr>
            <w:tcW w:w="211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Boolean</w:t>
            </w:r>
          </w:p>
        </w:tc>
        <w:tc>
          <w:tcPr>
            <w:tcW w:w="430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是否已设置支付密码</w:t>
            </w:r>
          </w:p>
        </w:tc>
      </w:tr>
    </w:tbl>
    <w:p w:rsidR="004A5541" w:rsidRDefault="004A5541">
      <w:pPr>
        <w:rPr>
          <w:rFonts w:asciiTheme="minorEastAsia" w:eastAsiaTheme="minorEastAsia" w:hAnsiTheme="minorEastAsia"/>
        </w:rPr>
      </w:pPr>
      <w:bookmarkStart w:id="260" w:name="_返回的企业信息"/>
      <w:bookmarkStart w:id="261" w:name="_绑定的银行卡信息"/>
      <w:bookmarkEnd w:id="260"/>
      <w:bookmarkEnd w:id="261"/>
    </w:p>
    <w:p w:rsidR="004A5541" w:rsidRDefault="00DE4E0F">
      <w:pPr>
        <w:pStyle w:val="2"/>
        <w:numPr>
          <w:ilvl w:val="1"/>
          <w:numId w:val="1"/>
        </w:numPr>
        <w:rPr>
          <w:rFonts w:asciiTheme="minorEastAsia" w:eastAsiaTheme="minorEastAsia" w:hAnsiTheme="minorEastAsia"/>
        </w:rPr>
      </w:pPr>
      <w:bookmarkStart w:id="262" w:name="_绑定的银行卡信息_1"/>
      <w:bookmarkStart w:id="263" w:name="_Toc5511"/>
      <w:bookmarkStart w:id="264" w:name="_Toc24162"/>
      <w:bookmarkEnd w:id="262"/>
      <w:r>
        <w:rPr>
          <w:rFonts w:asciiTheme="minorEastAsia" w:eastAsiaTheme="minorEastAsia" w:hAnsiTheme="minorEastAsia" w:hint="eastAsia"/>
        </w:rPr>
        <w:t>绑定的银行卡信息</w:t>
      </w:r>
      <w:bookmarkEnd w:id="263"/>
      <w:bookmarkEnd w:id="264"/>
    </w:p>
    <w:tbl>
      <w:tblPr>
        <w:tblW w:w="8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47"/>
        <w:gridCol w:w="1963"/>
        <w:gridCol w:w="4496"/>
      </w:tblGrid>
      <w:tr w:rsidR="004A5541">
        <w:tc>
          <w:tcPr>
            <w:tcW w:w="2147"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963"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4496"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r>
      <w:tr w:rsidR="004A5541">
        <w:tc>
          <w:tcPr>
            <w:tcW w:w="2147" w:type="dxa"/>
          </w:tcPr>
          <w:p w:rsidR="004A5541" w:rsidRDefault="00DE4E0F">
            <w:pPr>
              <w:rPr>
                <w:rFonts w:asciiTheme="minorEastAsia" w:eastAsiaTheme="minorEastAsia" w:hAnsiTheme="minorEastAsia" w:cs="Calibri"/>
                <w:sz w:val="18"/>
                <w:szCs w:val="18"/>
              </w:rPr>
            </w:pPr>
            <w:r>
              <w:rPr>
                <w:rFonts w:asciiTheme="minorEastAsia" w:eastAsiaTheme="minorEastAsia" w:hAnsiTheme="minorEastAsia" w:cs="Calibri" w:hint="eastAsia"/>
                <w:sz w:val="18"/>
                <w:szCs w:val="18"/>
              </w:rPr>
              <w:t>bankCardNo</w:t>
            </w:r>
          </w:p>
        </w:tc>
        <w:tc>
          <w:tcPr>
            <w:tcW w:w="1963" w:type="dxa"/>
          </w:tcPr>
          <w:p w:rsidR="004A5541" w:rsidRDefault="00DE4E0F">
            <w:pPr>
              <w:rPr>
                <w:rFonts w:asciiTheme="minorEastAsia" w:eastAsiaTheme="minorEastAsia" w:hAnsiTheme="minorEastAsia" w:cs="Calibri"/>
                <w:sz w:val="18"/>
                <w:szCs w:val="18"/>
              </w:rPr>
            </w:pPr>
            <w:r>
              <w:rPr>
                <w:rFonts w:asciiTheme="minorEastAsia" w:eastAsiaTheme="minorEastAsia" w:hAnsiTheme="minorEastAsia" w:cs="Calibri"/>
                <w:sz w:val="18"/>
                <w:szCs w:val="18"/>
              </w:rPr>
              <w:t>String</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银行卡号，RSA加密。</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bankName</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银行名称</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bindTime</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绑定时间，</w:t>
            </w:r>
            <w:r>
              <w:rPr>
                <w:rFonts w:asciiTheme="minorEastAsia" w:eastAsiaTheme="minorEastAsia" w:hAnsiTheme="minorEastAsia"/>
                <w:sz w:val="18"/>
                <w:szCs w:val="18"/>
              </w:rPr>
              <w:t>yyyy-MM-dd HH:mm:ss</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cardType</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银行卡类型。</w:t>
            </w:r>
            <w:hyperlink w:anchor="_订单类型" w:history="1">
              <w:r>
                <w:rPr>
                  <w:rStyle w:val="ac"/>
                  <w:rFonts w:asciiTheme="minorEastAsia" w:eastAsiaTheme="minorEastAsia" w:hAnsiTheme="minorEastAsia" w:hint="default"/>
                  <w:sz w:val="18"/>
                  <w:szCs w:val="18"/>
                </w:rPr>
                <w:t>详细</w:t>
              </w:r>
            </w:hyperlink>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bindState</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绑定状态。</w:t>
            </w:r>
            <w:hyperlink w:anchor="_6.18._绑定状态" w:history="1">
              <w:r>
                <w:rPr>
                  <w:rStyle w:val="aa"/>
                  <w:rFonts w:asciiTheme="minorEastAsia" w:eastAsiaTheme="minorEastAsia" w:hAnsiTheme="minorEastAsia" w:hint="default"/>
                  <w:sz w:val="18"/>
                  <w:szCs w:val="18"/>
                </w:rPr>
                <w:t>详细</w:t>
              </w:r>
            </w:hyperlink>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phone</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银行预留手机号码（仅四要素绑定的银行卡返回）</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isSafeCard</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boolean</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是否设置为安全卡：true,false</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lastRenderedPageBreak/>
              <w:t>isVerifyPayChecked</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Boolean</w:t>
            </w:r>
          </w:p>
        </w:tc>
        <w:tc>
          <w:tcPr>
            <w:tcW w:w="449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是否开通实名付：true</w:t>
            </w:r>
            <w:r>
              <w:rPr>
                <w:rFonts w:asciiTheme="minorEastAsia" w:eastAsiaTheme="minorEastAsia" w:hAnsiTheme="minorEastAsia"/>
                <w:sz w:val="18"/>
                <w:szCs w:val="18"/>
              </w:rPr>
              <w:t>,false</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bindMethod</w:t>
            </w:r>
          </w:p>
        </w:tc>
        <w:tc>
          <w:tcPr>
            <w:tcW w:w="19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4496" w:type="dxa"/>
          </w:tcPr>
          <w:p w:rsidR="004A5541" w:rsidRDefault="00DE4E0F">
            <w:pPr>
              <w:rPr>
                <w:rFonts w:asciiTheme="minorEastAsia" w:eastAsiaTheme="minorEastAsia" w:hAnsiTheme="minorEastAsia"/>
                <w:sz w:val="18"/>
              </w:rPr>
            </w:pPr>
            <w:proofErr w:type="gramStart"/>
            <w:r>
              <w:rPr>
                <w:rFonts w:asciiTheme="minorEastAsia" w:eastAsiaTheme="minorEastAsia" w:hAnsiTheme="minorEastAsia" w:hint="eastAsia"/>
                <w:sz w:val="18"/>
                <w:szCs w:val="18"/>
              </w:rPr>
              <w:t>绑卡方式</w:t>
            </w:r>
            <w:proofErr w:type="gramEnd"/>
            <w:r>
              <w:rPr>
                <w:rFonts w:asciiTheme="minorEastAsia" w:eastAsiaTheme="minorEastAsia" w:hAnsiTheme="minorEastAsia" w:hint="eastAsia"/>
                <w:sz w:val="18"/>
                <w:szCs w:val="18"/>
              </w:rPr>
              <w:t>（即银行卡首次验证方式）</w:t>
            </w:r>
            <w:hyperlink w:anchor="_绑卡方式" w:history="1">
              <w:r>
                <w:rPr>
                  <w:rStyle w:val="aa"/>
                  <w:rFonts w:asciiTheme="minorEastAsia" w:eastAsiaTheme="minorEastAsia" w:hAnsiTheme="minorEastAsia" w:cs="黑体" w:hint="default"/>
                  <w:sz w:val="18"/>
                  <w:szCs w:val="22"/>
                </w:rPr>
                <w:t>详细</w:t>
              </w:r>
            </w:hyperlink>
          </w:p>
        </w:tc>
      </w:tr>
    </w:tbl>
    <w:p w:rsidR="004A5541" w:rsidRDefault="004A5541">
      <w:pPr>
        <w:rPr>
          <w:rFonts w:asciiTheme="minorEastAsia" w:eastAsiaTheme="minorEastAsia" w:hAnsiTheme="minorEastAsia"/>
        </w:rPr>
      </w:pPr>
      <w:bookmarkStart w:id="265" w:name="_交易码"/>
      <w:bookmarkEnd w:id="265"/>
    </w:p>
    <w:p w:rsidR="004A5541" w:rsidRDefault="00DE4E0F">
      <w:pPr>
        <w:pStyle w:val="2"/>
        <w:numPr>
          <w:ilvl w:val="1"/>
          <w:numId w:val="1"/>
        </w:numPr>
        <w:rPr>
          <w:rFonts w:asciiTheme="minorEastAsia" w:eastAsiaTheme="minorEastAsia" w:hAnsiTheme="minorEastAsia"/>
        </w:rPr>
      </w:pPr>
      <w:bookmarkStart w:id="266" w:name="_代收收款人列表"/>
      <w:bookmarkStart w:id="267" w:name="_用户金额列表"/>
      <w:bookmarkStart w:id="268" w:name="_批量代付交易列表"/>
      <w:bookmarkStart w:id="269" w:name="_Toc9571"/>
      <w:bookmarkStart w:id="270" w:name="_Toc15576"/>
      <w:bookmarkEnd w:id="266"/>
      <w:bookmarkEnd w:id="267"/>
      <w:bookmarkEnd w:id="268"/>
      <w:r>
        <w:rPr>
          <w:rFonts w:asciiTheme="minorEastAsia" w:eastAsiaTheme="minorEastAsia" w:hAnsiTheme="minorEastAsia" w:hint="eastAsia"/>
        </w:rPr>
        <w:t>托管代收订单收款/退款列表</w:t>
      </w:r>
      <w:bookmarkEnd w:id="269"/>
      <w:bookmarkEnd w:id="270"/>
    </w:p>
    <w:tbl>
      <w:tblPr>
        <w:tblW w:w="7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47"/>
        <w:gridCol w:w="1975"/>
        <w:gridCol w:w="3641"/>
      </w:tblGrid>
      <w:tr w:rsidR="004A5541">
        <w:tc>
          <w:tcPr>
            <w:tcW w:w="2147"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97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3641"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bizUserId</w:t>
            </w:r>
          </w:p>
        </w:tc>
        <w:tc>
          <w:tcPr>
            <w:tcW w:w="197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364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w:t>
            </w:r>
          </w:p>
        </w:tc>
      </w:tr>
      <w:tr w:rsidR="004A5541">
        <w:tc>
          <w:tcPr>
            <w:tcW w:w="214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amount</w:t>
            </w:r>
          </w:p>
        </w:tc>
        <w:tc>
          <w:tcPr>
            <w:tcW w:w="197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3641"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金额，单位：分</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271" w:name="_订单付款信息"/>
      <w:bookmarkStart w:id="272" w:name="_Toc8324"/>
      <w:bookmarkStart w:id="273" w:name="_Toc15876"/>
      <w:bookmarkEnd w:id="271"/>
      <w:r>
        <w:rPr>
          <w:rFonts w:asciiTheme="minorEastAsia" w:eastAsiaTheme="minorEastAsia" w:hAnsiTheme="minorEastAsia" w:hint="eastAsia"/>
        </w:rPr>
        <w:t>源托管代收订单付款信息</w:t>
      </w:r>
      <w:bookmarkEnd w:id="272"/>
      <w:bookmarkEnd w:id="273"/>
    </w:p>
    <w:tbl>
      <w:tblPr>
        <w:tblW w:w="10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8"/>
        <w:gridCol w:w="1110"/>
        <w:gridCol w:w="7155"/>
      </w:tblGrid>
      <w:tr w:rsidR="004A5541">
        <w:tc>
          <w:tcPr>
            <w:tcW w:w="1768"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11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715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r>
      <w:tr w:rsidR="004A5541">
        <w:tc>
          <w:tcPr>
            <w:tcW w:w="176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bizOrderNo</w:t>
            </w:r>
          </w:p>
        </w:tc>
        <w:tc>
          <w:tcPr>
            <w:tcW w:w="111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7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订单编号</w:t>
            </w:r>
          </w:p>
        </w:tc>
      </w:tr>
      <w:tr w:rsidR="004A5541">
        <w:tc>
          <w:tcPr>
            <w:tcW w:w="176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amount</w:t>
            </w:r>
          </w:p>
        </w:tc>
        <w:tc>
          <w:tcPr>
            <w:tcW w:w="111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715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金额，单位：分。部分代付时，可以少于或等于托管代收订单金额</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274" w:name="_单笔代付列表"/>
      <w:bookmarkStart w:id="275" w:name="_收款订单列表-单笔代付"/>
      <w:bookmarkStart w:id="276" w:name="_收款订单列表-代付"/>
      <w:bookmarkStart w:id="277" w:name="_收款方列表-代付"/>
      <w:bookmarkStart w:id="278" w:name="_代付列表-单笔代付"/>
      <w:bookmarkStart w:id="279" w:name="_Toc22786"/>
      <w:bookmarkStart w:id="280" w:name="_Toc19182"/>
      <w:bookmarkEnd w:id="274"/>
      <w:bookmarkEnd w:id="275"/>
      <w:bookmarkEnd w:id="276"/>
      <w:bookmarkEnd w:id="277"/>
      <w:bookmarkEnd w:id="278"/>
      <w:r>
        <w:rPr>
          <w:rFonts w:asciiTheme="minorEastAsia" w:eastAsiaTheme="minorEastAsia" w:hAnsiTheme="minorEastAsia" w:hint="eastAsia"/>
        </w:rPr>
        <w:t>批量托管代付列表</w:t>
      </w:r>
      <w:bookmarkEnd w:id="279"/>
      <w:bookmarkEnd w:id="280"/>
    </w:p>
    <w:tbl>
      <w:tblPr>
        <w:tblW w:w="10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10"/>
        <w:gridCol w:w="1338"/>
        <w:gridCol w:w="5724"/>
        <w:gridCol w:w="1143"/>
      </w:tblGrid>
      <w:tr w:rsidR="004A5541">
        <w:tc>
          <w:tcPr>
            <w:tcW w:w="2110"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338"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5724"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143"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是否必填</w:t>
            </w:r>
          </w:p>
        </w:tc>
      </w:tr>
      <w:tr w:rsidR="004A5541">
        <w:tc>
          <w:tcPr>
            <w:tcW w:w="2110"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133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572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11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collectPayList</w:t>
            </w:r>
          </w:p>
        </w:tc>
        <w:tc>
          <w:tcPr>
            <w:tcW w:w="1338"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JSONArray</w:t>
            </w:r>
          </w:p>
        </w:tc>
        <w:tc>
          <w:tcPr>
            <w:tcW w:w="572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源托管代收订单付款信息，最多支持100个。</w:t>
            </w:r>
            <w:hyperlink w:anchor="_订单付款信息" w:history="1">
              <w:r>
                <w:rPr>
                  <w:rStyle w:val="ac"/>
                  <w:rFonts w:asciiTheme="minorEastAsia" w:eastAsiaTheme="minorEastAsia" w:hAnsiTheme="minorEastAsia" w:hint="default"/>
                  <w:sz w:val="18"/>
                  <w:szCs w:val="18"/>
                </w:rPr>
                <w:t>详</w:t>
              </w:r>
              <w:bookmarkStart w:id="281" w:name="_Hlt433799624"/>
              <w:bookmarkStart w:id="282" w:name="_Hlt433791333"/>
              <w:r>
                <w:rPr>
                  <w:rStyle w:val="ac"/>
                  <w:rFonts w:asciiTheme="minorEastAsia" w:eastAsiaTheme="minorEastAsia" w:hAnsiTheme="minorEastAsia" w:hint="default"/>
                  <w:sz w:val="18"/>
                  <w:szCs w:val="18"/>
                </w:rPr>
                <w:t>细</w:t>
              </w:r>
              <w:bookmarkEnd w:id="281"/>
              <w:bookmarkEnd w:id="282"/>
            </w:hyperlink>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11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bizUserId</w:t>
            </w:r>
          </w:p>
        </w:tc>
        <w:tc>
          <w:tcPr>
            <w:tcW w:w="1338"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572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P2P系统用户唯一编号，托管代收订单中指定的收款方。</w:t>
            </w:r>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11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accountSetNo</w:t>
            </w:r>
          </w:p>
        </w:tc>
        <w:tc>
          <w:tcPr>
            <w:tcW w:w="1338"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572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存管系统分配的账户集编号</w:t>
            </w:r>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11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133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5724"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w:t>
            </w:r>
          </w:p>
        </w:tc>
        <w:tc>
          <w:tcPr>
            <w:tcW w:w="114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11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payToBankCardInfo</w:t>
            </w:r>
          </w:p>
        </w:tc>
        <w:tc>
          <w:tcPr>
            <w:tcW w:w="1338"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cs="Calibri" w:hint="eastAsia"/>
                <w:color w:val="000000"/>
                <w:sz w:val="18"/>
                <w:szCs w:val="18"/>
              </w:rPr>
              <w:t>JSONObject</w:t>
            </w:r>
          </w:p>
        </w:tc>
        <w:tc>
          <w:tcPr>
            <w:tcW w:w="5724"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代付到银行账户的信息。</w:t>
            </w:r>
            <w:r>
              <w:rPr>
                <w:rFonts w:asciiTheme="minorEastAsia" w:eastAsiaTheme="minorEastAsia" w:hAnsiTheme="minorEastAsia" w:cs="Calibri" w:hint="eastAsia"/>
                <w:color w:val="000000"/>
                <w:sz w:val="18"/>
                <w:szCs w:val="18"/>
              </w:rPr>
              <w:t>如果是代付到银行账户，则必填。</w:t>
            </w:r>
            <w:hyperlink w:anchor="_代付到银行卡信息" w:history="1">
              <w:r>
                <w:rPr>
                  <w:rStyle w:val="ac"/>
                  <w:rFonts w:asciiTheme="minorEastAsia" w:eastAsiaTheme="minorEastAsia" w:hAnsiTheme="minorEastAsia" w:cs="Calibri" w:hint="default"/>
                  <w:sz w:val="18"/>
                  <w:szCs w:val="18"/>
                </w:rPr>
                <w:t>详</w:t>
              </w:r>
              <w:bookmarkStart w:id="283" w:name="_Hlt451357090"/>
              <w:r>
                <w:rPr>
                  <w:rStyle w:val="ac"/>
                  <w:rFonts w:asciiTheme="minorEastAsia" w:eastAsiaTheme="minorEastAsia" w:hAnsiTheme="minorEastAsia" w:cs="Calibri" w:hint="default"/>
                  <w:sz w:val="18"/>
                  <w:szCs w:val="18"/>
                </w:rPr>
                <w:t>细</w:t>
              </w:r>
              <w:bookmarkEnd w:id="283"/>
            </w:hyperlink>
          </w:p>
        </w:tc>
        <w:tc>
          <w:tcPr>
            <w:tcW w:w="1143"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否</w:t>
            </w:r>
          </w:p>
        </w:tc>
      </w:tr>
      <w:tr w:rsidR="004A5541">
        <w:tc>
          <w:tcPr>
            <w:tcW w:w="211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amount</w:t>
            </w:r>
          </w:p>
        </w:tc>
        <w:tc>
          <w:tcPr>
            <w:tcW w:w="1338"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572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金额，单位：分</w:t>
            </w:r>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11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fee</w:t>
            </w:r>
          </w:p>
        </w:tc>
        <w:tc>
          <w:tcPr>
            <w:tcW w:w="1338"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Long</w:t>
            </w:r>
          </w:p>
        </w:tc>
        <w:tc>
          <w:tcPr>
            <w:tcW w:w="572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内扣，单位分。如不收费填0</w:t>
            </w:r>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110"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splitRuleList</w:t>
            </w:r>
          </w:p>
        </w:tc>
        <w:tc>
          <w:tcPr>
            <w:tcW w:w="1338" w:type="dxa"/>
            <w:vAlign w:val="center"/>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JSONArray</w:t>
            </w:r>
          </w:p>
        </w:tc>
        <w:tc>
          <w:tcPr>
            <w:tcW w:w="5724"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内扣，支持分账到用户或者平台。</w:t>
            </w:r>
            <w:hyperlink w:anchor="_订单详情" w:history="1">
              <w:r>
                <w:rPr>
                  <w:rStyle w:val="ac"/>
                  <w:rFonts w:asciiTheme="minorEastAsia" w:eastAsiaTheme="minorEastAsia" w:hAnsiTheme="minorEastAsia" w:hint="default"/>
                  <w:sz w:val="18"/>
                  <w:szCs w:val="18"/>
                </w:rPr>
                <w:t>详细</w:t>
              </w:r>
            </w:hyperlink>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110" w:type="dxa"/>
            <w:vAlign w:val="center"/>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summary</w:t>
            </w:r>
          </w:p>
        </w:tc>
        <w:tc>
          <w:tcPr>
            <w:tcW w:w="1338" w:type="dxa"/>
            <w:vAlign w:val="center"/>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String</w:t>
            </w:r>
          </w:p>
        </w:tc>
        <w:tc>
          <w:tcPr>
            <w:tcW w:w="5724" w:type="dxa"/>
            <w:vAlign w:val="center"/>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sz w:val="18"/>
                <w:szCs w:val="18"/>
              </w:rPr>
              <w:t>摘要最多20个字符</w:t>
            </w:r>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110" w:type="dxa"/>
            <w:vAlign w:val="center"/>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extendInfo</w:t>
            </w:r>
          </w:p>
        </w:tc>
        <w:tc>
          <w:tcPr>
            <w:tcW w:w="1338" w:type="dxa"/>
            <w:vAlign w:val="center"/>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String</w:t>
            </w:r>
          </w:p>
        </w:tc>
        <w:tc>
          <w:tcPr>
            <w:tcW w:w="5724" w:type="dxa"/>
            <w:vAlign w:val="center"/>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sz w:val="18"/>
                <w:szCs w:val="18"/>
              </w:rPr>
              <w:t>扩展参数</w:t>
            </w:r>
          </w:p>
        </w:tc>
        <w:tc>
          <w:tcPr>
            <w:tcW w:w="1143" w:type="dxa"/>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color w:val="000000"/>
          <w:szCs w:val="21"/>
        </w:rPr>
        <w:t>E</w:t>
      </w:r>
      <w:r>
        <w:rPr>
          <w:rFonts w:asciiTheme="minorEastAsia" w:eastAsiaTheme="minorEastAsia" w:hAnsiTheme="minorEastAsia" w:cs="Calibri" w:hint="eastAsia"/>
          <w:color w:val="000000"/>
          <w:szCs w:val="21"/>
        </w:rPr>
        <w:t>g：</w:t>
      </w:r>
    </w:p>
    <w:p w:rsidR="004A5541" w:rsidRDefault="00DE4E0F">
      <w:pPr>
        <w:rPr>
          <w:rFonts w:asciiTheme="minorEastAsia" w:eastAsiaTheme="minorEastAsia" w:hAnsiTheme="minorEastAsia" w:cs="Calibri"/>
          <w:color w:val="000000"/>
          <w:szCs w:val="21"/>
        </w:rPr>
      </w:pPr>
      <w:bookmarkStart w:id="284" w:name="_收款订单列表-批量代付"/>
      <w:bookmarkEnd w:id="284"/>
      <w:r>
        <w:rPr>
          <w:rFonts w:asciiTheme="minorEastAsia" w:eastAsiaTheme="minorEastAsia" w:hAnsiTheme="minorEastAsia" w:cs="Calibri" w:hint="eastAsia"/>
          <w:color w:val="000000"/>
          <w:szCs w:val="21"/>
        </w:rPr>
        <w:t>[</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bizOrderNo</w:t>
      </w:r>
      <w:proofErr w:type="gramEnd"/>
      <w:r>
        <w:rPr>
          <w:rFonts w:asciiTheme="minorEastAsia" w:eastAsiaTheme="minorEastAsia" w:hAnsiTheme="minorEastAsia" w:cs="Calibri" w:hint="eastAsia"/>
          <w:color w:val="000000"/>
          <w:szCs w:val="21"/>
        </w:rPr>
        <w:t>": "orderA",</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collectPayList</w:t>
      </w:r>
      <w:proofErr w:type="gramEnd"/>
      <w:r>
        <w:rPr>
          <w:rFonts w:asciiTheme="minorEastAsia" w:eastAsiaTheme="minorEastAsia" w:hAnsiTheme="minorEastAsia" w:cs="Calibri" w:hint="eastAsia"/>
          <w:color w:val="000000"/>
          <w:szCs w:val="21"/>
        </w:rPr>
        <w:t xml:space="preserve"> ":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bizOrderNo</w:t>
      </w:r>
      <w:proofErr w:type="gramEnd"/>
      <w:r>
        <w:rPr>
          <w:rFonts w:asciiTheme="minorEastAsia" w:eastAsiaTheme="minorEastAsia" w:hAnsiTheme="minorEastAsia" w:cs="Calibri" w:hint="eastAsia"/>
          <w:color w:val="000000"/>
          <w:szCs w:val="21"/>
        </w:rPr>
        <w:t xml:space="preserve"> ": "ds001",</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9000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lastRenderedPageBreak/>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bizOrderNo</w:t>
      </w:r>
      <w:proofErr w:type="gramEnd"/>
      <w:r>
        <w:rPr>
          <w:rFonts w:asciiTheme="minorEastAsia" w:eastAsiaTheme="minorEastAsia" w:hAnsiTheme="minorEastAsia" w:cs="Calibri" w:hint="eastAsia"/>
          <w:color w:val="000000"/>
          <w:szCs w:val="21"/>
        </w:rPr>
        <w:t xml:space="preserve"> ": "ds002",</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":,1000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bizUserId</w:t>
      </w:r>
      <w:proofErr w:type="gramEnd"/>
      <w:r>
        <w:rPr>
          <w:rFonts w:asciiTheme="minorEastAsia" w:eastAsiaTheme="minorEastAsia" w:hAnsiTheme="minorEastAsia" w:cs="Calibri" w:hint="eastAsia"/>
          <w:color w:val="000000"/>
          <w:szCs w:val="21"/>
        </w:rPr>
        <w:t>": "userA",</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accountSetNo</w:t>
      </w:r>
      <w:proofErr w:type="gramEnd"/>
      <w:r>
        <w:rPr>
          <w:rFonts w:asciiTheme="minorEastAsia" w:eastAsiaTheme="minorEastAsia" w:hAnsiTheme="minorEastAsia" w:cs="Calibri" w:hint="eastAsia"/>
          <w:color w:val="000000"/>
          <w:szCs w:val="21"/>
        </w:rPr>
        <w:t xml:space="preserve"> ": "0002",</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10000,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fee</w:t>
      </w:r>
      <w:proofErr w:type="gramEnd"/>
      <w:r>
        <w:rPr>
          <w:rFonts w:asciiTheme="minorEastAsia" w:eastAsiaTheme="minorEastAsia" w:hAnsiTheme="minorEastAsia" w:cs="Calibri" w:hint="eastAsia"/>
          <w:color w:val="000000"/>
          <w:szCs w:val="21"/>
        </w:rPr>
        <w:t>": 500,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splitRuleList</w:t>
      </w:r>
      <w:proofErr w:type="gramEnd"/>
      <w:r>
        <w:rPr>
          <w:rFonts w:asciiTheme="minorEastAsia" w:eastAsiaTheme="minorEastAsia" w:hAnsiTheme="minorEastAsia" w:cs="Calibri" w:hint="eastAsia"/>
          <w:color w:val="000000"/>
          <w:szCs w:val="21"/>
        </w:rPr>
        <w:t>":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"summary": "还款给userA",</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extendInfo</w:t>
      </w:r>
      <w:proofErr w:type="gramEnd"/>
      <w:r>
        <w:rPr>
          <w:rFonts w:asciiTheme="minorEastAsia" w:eastAsiaTheme="minorEastAsia" w:hAnsiTheme="minorEastAsia" w:cs="Calibri" w:hint="eastAsia"/>
          <w:color w:val="000000"/>
          <w:szCs w:val="21"/>
        </w:rPr>
        <w:t>": null</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bizOrderNo</w:t>
      </w:r>
      <w:proofErr w:type="gramEnd"/>
      <w:r>
        <w:rPr>
          <w:rFonts w:asciiTheme="minorEastAsia" w:eastAsiaTheme="minorEastAsia" w:hAnsiTheme="minorEastAsia" w:cs="Calibri" w:hint="eastAsia"/>
          <w:color w:val="000000"/>
          <w:szCs w:val="21"/>
        </w:rPr>
        <w:t>": "orderB",</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collectPayList</w:t>
      </w:r>
      <w:proofErr w:type="gramEnd"/>
      <w:r>
        <w:rPr>
          <w:rFonts w:asciiTheme="minorEastAsia" w:eastAsiaTheme="minorEastAsia" w:hAnsiTheme="minorEastAsia" w:cs="Calibri" w:hint="eastAsia"/>
          <w:color w:val="000000"/>
          <w:szCs w:val="21"/>
        </w:rPr>
        <w:t xml:space="preserve"> ":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bizOrderNo</w:t>
      </w:r>
      <w:proofErr w:type="gramEnd"/>
      <w:r>
        <w:rPr>
          <w:rFonts w:asciiTheme="minorEastAsia" w:eastAsiaTheme="minorEastAsia" w:hAnsiTheme="minorEastAsia" w:cs="Calibri" w:hint="eastAsia"/>
          <w:color w:val="000000"/>
          <w:szCs w:val="21"/>
        </w:rPr>
        <w:t xml:space="preserve"> ": "ds003",</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16000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bizOrderNo</w:t>
      </w:r>
      <w:proofErr w:type="gramEnd"/>
      <w:r>
        <w:rPr>
          <w:rFonts w:asciiTheme="minorEastAsia" w:eastAsiaTheme="minorEastAsia" w:hAnsiTheme="minorEastAsia" w:cs="Calibri" w:hint="eastAsia"/>
          <w:color w:val="000000"/>
          <w:szCs w:val="21"/>
        </w:rPr>
        <w:t xml:space="preserve"> ": "ds004",</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4000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bizUserId</w:t>
      </w:r>
      <w:proofErr w:type="gramEnd"/>
      <w:r>
        <w:rPr>
          <w:rFonts w:asciiTheme="minorEastAsia" w:eastAsiaTheme="minorEastAsia" w:hAnsiTheme="minorEastAsia" w:cs="Calibri" w:hint="eastAsia"/>
          <w:color w:val="000000"/>
          <w:szCs w:val="21"/>
        </w:rPr>
        <w:t>": "userB",</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accountSetNo</w:t>
      </w:r>
      <w:proofErr w:type="gramEnd"/>
      <w:r>
        <w:rPr>
          <w:rFonts w:asciiTheme="minorEastAsia" w:eastAsiaTheme="minorEastAsia" w:hAnsiTheme="minorEastAsia" w:cs="Calibri" w:hint="eastAsia"/>
          <w:color w:val="000000"/>
          <w:szCs w:val="21"/>
        </w:rPr>
        <w:t xml:space="preserve"> ": "0002",</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amount</w:t>
      </w:r>
      <w:proofErr w:type="gramEnd"/>
      <w:r>
        <w:rPr>
          <w:rFonts w:asciiTheme="minorEastAsia" w:eastAsiaTheme="minorEastAsia" w:hAnsiTheme="minorEastAsia" w:cs="Calibri" w:hint="eastAsia"/>
          <w:color w:val="000000"/>
          <w:szCs w:val="21"/>
        </w:rPr>
        <w:t>": 20000,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fee</w:t>
      </w:r>
      <w:proofErr w:type="gramEnd"/>
      <w:r>
        <w:rPr>
          <w:rFonts w:asciiTheme="minorEastAsia" w:eastAsiaTheme="minorEastAsia" w:hAnsiTheme="minorEastAsia" w:cs="Calibri" w:hint="eastAsia"/>
          <w:color w:val="000000"/>
          <w:szCs w:val="21"/>
        </w:rPr>
        <w:t>": 1200,</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splitRuleList</w:t>
      </w:r>
      <w:proofErr w:type="gramEnd"/>
      <w:r>
        <w:rPr>
          <w:rFonts w:asciiTheme="minorEastAsia" w:eastAsiaTheme="minorEastAsia" w:hAnsiTheme="minorEastAsia" w:cs="Calibri" w:hint="eastAsia"/>
          <w:color w:val="000000"/>
          <w:szCs w:val="21"/>
        </w:rPr>
        <w:t>":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"summary": "还款给userB",</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roofErr w:type="gramStart"/>
      <w:r>
        <w:rPr>
          <w:rFonts w:asciiTheme="minorEastAsia" w:eastAsiaTheme="minorEastAsia" w:hAnsiTheme="minorEastAsia" w:cs="Calibri" w:hint="eastAsia"/>
          <w:color w:val="000000"/>
          <w:szCs w:val="21"/>
        </w:rPr>
        <w:t>extendInfo</w:t>
      </w:r>
      <w:proofErr w:type="gramEnd"/>
      <w:r>
        <w:rPr>
          <w:rFonts w:asciiTheme="minorEastAsia" w:eastAsiaTheme="minorEastAsia" w:hAnsiTheme="minorEastAsia" w:cs="Calibri" w:hint="eastAsia"/>
          <w:color w:val="000000"/>
          <w:szCs w:val="21"/>
        </w:rPr>
        <w:t>": null</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 xml:space="preserve">    }</w:t>
      </w:r>
    </w:p>
    <w:p w:rsidR="004A5541" w:rsidRDefault="00DE4E0F">
      <w:p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w:t>
      </w:r>
    </w:p>
    <w:p w:rsidR="004A5541" w:rsidRDefault="004A5541">
      <w:pPr>
        <w:rPr>
          <w:rFonts w:asciiTheme="minorEastAsia" w:eastAsiaTheme="minorEastAsia" w:hAnsiTheme="minorEastAsia" w:cs="Calibri"/>
          <w:color w:val="000000"/>
          <w:szCs w:val="21"/>
        </w:rPr>
      </w:pP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以上托管代付列表表示：</w:t>
      </w:r>
    </w:p>
    <w:p w:rsidR="004A5541" w:rsidRDefault="00DE4E0F">
      <w:pPr>
        <w:numPr>
          <w:ilvl w:val="0"/>
          <w:numId w:val="60"/>
        </w:num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订单orderA：从中间账户付款100元给userA，其中90元来自托管代收订单ds001（例如可能是给userA的本金）、10元来自托管代收订单ds002（例如可能是给userA的利息）。另外平台收取5元手续费；</w:t>
      </w:r>
    </w:p>
    <w:p w:rsidR="004A5541" w:rsidRDefault="00DE4E0F">
      <w:pPr>
        <w:numPr>
          <w:ilvl w:val="0"/>
          <w:numId w:val="60"/>
        </w:numPr>
        <w:rPr>
          <w:rFonts w:asciiTheme="minorEastAsia" w:eastAsiaTheme="minorEastAsia" w:hAnsiTheme="minorEastAsia" w:cs="Calibri"/>
          <w:color w:val="000000"/>
          <w:szCs w:val="21"/>
        </w:rPr>
      </w:pPr>
      <w:r>
        <w:rPr>
          <w:rFonts w:asciiTheme="minorEastAsia" w:eastAsiaTheme="minorEastAsia" w:hAnsiTheme="minorEastAsia" w:cs="Calibri" w:hint="eastAsia"/>
          <w:color w:val="000000"/>
          <w:szCs w:val="21"/>
        </w:rPr>
        <w:t>订单orderB：从中间账户付款200元给userB，其中160元来自托管代收订单ds003（例如可能是给userB的本金）、40元来自托管代收订单ds004（例如可能是给userB的利息）。另外平台收取12元手续费；</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userA账户明细：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+10000</w:t>
      </w:r>
    </w:p>
    <w:p w:rsidR="004A5541" w:rsidRDefault="00DE4E0F">
      <w:pPr>
        <w:rPr>
          <w:rFonts w:asciiTheme="minorEastAsia" w:eastAsiaTheme="minorEastAsia" w:hAnsiTheme="minorEastAsia"/>
        </w:rPr>
      </w:pPr>
      <w:r>
        <w:rPr>
          <w:rFonts w:asciiTheme="minorEastAsia" w:eastAsiaTheme="minorEastAsia" w:hAnsiTheme="minorEastAsia" w:hint="eastAsia"/>
        </w:rPr>
        <w:lastRenderedPageBreak/>
        <w:t>-500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最终余额：9500（95元）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userB账户明细：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+20000</w:t>
      </w:r>
    </w:p>
    <w:p w:rsidR="004A5541" w:rsidRDefault="00DE4E0F">
      <w:pPr>
        <w:rPr>
          <w:rFonts w:asciiTheme="minorEastAsia" w:eastAsiaTheme="minorEastAsia" w:hAnsiTheme="minorEastAsia"/>
        </w:rPr>
      </w:pPr>
      <w:r>
        <w:rPr>
          <w:rFonts w:asciiTheme="minorEastAsia" w:eastAsiaTheme="minorEastAsia" w:hAnsiTheme="minorEastAsia" w:hint="eastAsia"/>
        </w:rPr>
        <w:t>-1200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最终余额：18800（188元）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平台账户明细：</w:t>
      </w:r>
    </w:p>
    <w:p w:rsidR="004A5541" w:rsidRDefault="00DE4E0F">
      <w:pPr>
        <w:rPr>
          <w:rFonts w:asciiTheme="minorEastAsia" w:eastAsiaTheme="minorEastAsia" w:hAnsiTheme="minorEastAsia"/>
        </w:rPr>
      </w:pPr>
      <w:r>
        <w:rPr>
          <w:rFonts w:asciiTheme="minorEastAsia" w:eastAsiaTheme="minorEastAsia" w:hAnsiTheme="minorEastAsia" w:hint="eastAsia"/>
        </w:rPr>
        <w:t>+500</w:t>
      </w:r>
    </w:p>
    <w:p w:rsidR="004A5541" w:rsidRDefault="00DE4E0F">
      <w:pPr>
        <w:rPr>
          <w:rFonts w:asciiTheme="minorEastAsia" w:eastAsiaTheme="minorEastAsia" w:hAnsiTheme="minorEastAsia"/>
        </w:rPr>
      </w:pPr>
      <w:r>
        <w:rPr>
          <w:rFonts w:asciiTheme="minorEastAsia" w:eastAsiaTheme="minorEastAsia" w:hAnsiTheme="minorEastAsia" w:hint="eastAsia"/>
        </w:rPr>
        <w:t>-1200</w:t>
      </w:r>
    </w:p>
    <w:p w:rsidR="004A5541" w:rsidRDefault="00DE4E0F">
      <w:pPr>
        <w:rPr>
          <w:rFonts w:asciiTheme="minorEastAsia" w:eastAsiaTheme="minorEastAsia" w:hAnsiTheme="minorEastAsia"/>
        </w:rPr>
      </w:pPr>
      <w:r>
        <w:rPr>
          <w:rFonts w:asciiTheme="minorEastAsia" w:eastAsiaTheme="minorEastAsia" w:hAnsiTheme="minorEastAsia" w:hint="eastAsia"/>
        </w:rPr>
        <w:t>最终余额：1700（17元）</w:t>
      </w:r>
    </w:p>
    <w:p w:rsidR="004A5541" w:rsidRDefault="00DE4E0F">
      <w:pPr>
        <w:rPr>
          <w:rFonts w:asciiTheme="minorEastAsia" w:eastAsiaTheme="minorEastAsia" w:hAnsiTheme="minorEastAsia"/>
        </w:rPr>
      </w:pPr>
      <w:r>
        <w:rPr>
          <w:rFonts w:asciiTheme="minorEastAsia" w:eastAsiaTheme="minorEastAsia" w:hAnsiTheme="minorEastAsia" w:hint="eastAsia"/>
        </w:rPr>
        <w:t>---------------------------------</w:t>
      </w:r>
    </w:p>
    <w:p w:rsidR="004A5541" w:rsidRDefault="00DE4E0F">
      <w:pPr>
        <w:rPr>
          <w:rFonts w:asciiTheme="minorEastAsia" w:eastAsiaTheme="minorEastAsia" w:hAnsiTheme="minorEastAsia"/>
          <w:b/>
          <w:bCs/>
        </w:rPr>
      </w:pPr>
      <w:r>
        <w:rPr>
          <w:rFonts w:asciiTheme="minorEastAsia" w:eastAsiaTheme="minorEastAsia" w:hAnsiTheme="minorEastAsia" w:hint="eastAsia"/>
          <w:b/>
          <w:bCs/>
        </w:rPr>
        <w:t>以批量托管代付总金额为：30000（300元）</w:t>
      </w:r>
    </w:p>
    <w:p w:rsidR="004A5541" w:rsidRDefault="004A5541">
      <w:pPr>
        <w:rPr>
          <w:rFonts w:asciiTheme="minorEastAsia" w:eastAsiaTheme="minorEastAsia" w:hAnsiTheme="minorEastAsia" w:cs="Calibri"/>
          <w:color w:val="000000"/>
          <w:szCs w:val="21"/>
        </w:rPr>
      </w:pPr>
    </w:p>
    <w:p w:rsidR="004A5541" w:rsidRDefault="00DE4E0F">
      <w:pPr>
        <w:pStyle w:val="2"/>
        <w:numPr>
          <w:ilvl w:val="1"/>
          <w:numId w:val="1"/>
        </w:numPr>
        <w:rPr>
          <w:rFonts w:asciiTheme="minorEastAsia" w:eastAsiaTheme="minorEastAsia" w:hAnsiTheme="minorEastAsia"/>
        </w:rPr>
      </w:pPr>
      <w:bookmarkStart w:id="285" w:name="_商户订单号和云账户订单号对应表"/>
      <w:bookmarkStart w:id="286" w:name="_代付到银行卡信息"/>
      <w:bookmarkStart w:id="287" w:name="_批量代付列表"/>
      <w:bookmarkStart w:id="288" w:name="_Toc25721"/>
      <w:bookmarkStart w:id="289" w:name="_Toc4083"/>
      <w:bookmarkEnd w:id="285"/>
      <w:bookmarkEnd w:id="286"/>
      <w:bookmarkEnd w:id="287"/>
      <w:r>
        <w:rPr>
          <w:rFonts w:asciiTheme="minorEastAsia" w:eastAsiaTheme="minorEastAsia" w:hAnsiTheme="minorEastAsia" w:hint="eastAsia"/>
        </w:rPr>
        <w:t>托管代付到银行账户信息</w:t>
      </w:r>
      <w:bookmarkEnd w:id="288"/>
      <w:bookmarkEnd w:id="289"/>
    </w:p>
    <w:tbl>
      <w:tblPr>
        <w:tblW w:w="10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06"/>
        <w:gridCol w:w="1350"/>
        <w:gridCol w:w="4907"/>
        <w:gridCol w:w="2552"/>
      </w:tblGrid>
      <w:tr w:rsidR="004A5541">
        <w:trPr>
          <w:jc w:val="center"/>
        </w:trPr>
        <w:tc>
          <w:tcPr>
            <w:tcW w:w="1506"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35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4907"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2552"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是否必填</w:t>
            </w:r>
          </w:p>
        </w:tc>
      </w:tr>
      <w:tr w:rsidR="004A5541">
        <w:trPr>
          <w:jc w:val="center"/>
        </w:trPr>
        <w:tc>
          <w:tcPr>
            <w:tcW w:w="1506"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bankCardNo</w:t>
            </w:r>
          </w:p>
        </w:tc>
        <w:tc>
          <w:tcPr>
            <w:tcW w:w="13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4907"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hint="eastAsia"/>
                <w:sz w:val="18"/>
                <w:szCs w:val="18"/>
              </w:rPr>
              <w:t>银行卡号（</w:t>
            </w:r>
            <w:r>
              <w:rPr>
                <w:rFonts w:asciiTheme="minorEastAsia" w:eastAsiaTheme="minorEastAsia" w:hAnsiTheme="minorEastAsia" w:cs="Calibri" w:hint="eastAsia"/>
                <w:color w:val="FF0000"/>
                <w:sz w:val="18"/>
                <w:szCs w:val="18"/>
              </w:rPr>
              <w:t>只支持绑定的银行卡号）</w:t>
            </w:r>
            <w:r>
              <w:rPr>
                <w:rFonts w:asciiTheme="minorEastAsia" w:eastAsiaTheme="minorEastAsia" w:hAnsiTheme="minorEastAsia" w:cs="Calibri" w:hint="eastAsia"/>
                <w:color w:val="000000"/>
                <w:sz w:val="18"/>
                <w:szCs w:val="18"/>
              </w:rPr>
              <w:t>。RSA加密。</w:t>
            </w:r>
          </w:p>
        </w:tc>
        <w:tc>
          <w:tcPr>
            <w:tcW w:w="2552"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是</w:t>
            </w:r>
          </w:p>
        </w:tc>
      </w:tr>
      <w:tr w:rsidR="004A5541">
        <w:trPr>
          <w:jc w:val="center"/>
        </w:trPr>
        <w:tc>
          <w:tcPr>
            <w:tcW w:w="1506"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amount</w:t>
            </w:r>
          </w:p>
        </w:tc>
        <w:tc>
          <w:tcPr>
            <w:tcW w:w="13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490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代付到银行账户中的金额</w:t>
            </w:r>
          </w:p>
        </w:tc>
        <w:tc>
          <w:tcPr>
            <w:tcW w:w="2552"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是</w:t>
            </w:r>
          </w:p>
        </w:tc>
      </w:tr>
      <w:tr w:rsidR="004A5541">
        <w:trPr>
          <w:jc w:val="center"/>
        </w:trPr>
        <w:tc>
          <w:tcPr>
            <w:tcW w:w="150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backUrl</w:t>
            </w:r>
          </w:p>
        </w:tc>
        <w:tc>
          <w:tcPr>
            <w:tcW w:w="13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490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后台通知地址，覆盖外面的backUrl</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50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withdrawTyp</w:t>
            </w:r>
            <w:r>
              <w:rPr>
                <w:rFonts w:asciiTheme="minorEastAsia" w:eastAsiaTheme="minorEastAsia" w:hAnsiTheme="minorEastAsia" w:hint="eastAsia"/>
                <w:sz w:val="18"/>
                <w:szCs w:val="18"/>
              </w:rPr>
              <w:t>e</w:t>
            </w:r>
          </w:p>
        </w:tc>
        <w:tc>
          <w:tcPr>
            <w:tcW w:w="135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490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提现方式，必须为T1</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rPr>
          <w:jc w:val="center"/>
        </w:trPr>
        <w:tc>
          <w:tcPr>
            <w:tcW w:w="1506" w:type="dxa"/>
          </w:tcPr>
          <w:p w:rsidR="004A5541" w:rsidRDefault="00DE4E0F">
            <w:pPr>
              <w:rPr>
                <w:rFonts w:asciiTheme="minorEastAsia" w:eastAsiaTheme="minorEastAsia" w:hAnsiTheme="minorEastAsia"/>
                <w:sz w:val="18"/>
                <w:szCs w:val="18"/>
              </w:rPr>
            </w:pPr>
            <w:bookmarkStart w:id="290" w:name="OLE_LINK12" w:colFirst="0" w:colLast="3"/>
            <w:r>
              <w:rPr>
                <w:rFonts w:asciiTheme="minorEastAsia" w:eastAsiaTheme="minorEastAsia" w:hAnsiTheme="minorEastAsia"/>
                <w:sz w:val="18"/>
                <w:szCs w:val="18"/>
              </w:rPr>
              <w:t>unionBank</w:t>
            </w:r>
          </w:p>
        </w:tc>
        <w:tc>
          <w:tcPr>
            <w:tcW w:w="1350" w:type="dxa"/>
          </w:tcPr>
          <w:p w:rsidR="004A5541" w:rsidRDefault="00DE4E0F">
            <w:pPr>
              <w:rPr>
                <w:rFonts w:asciiTheme="minorEastAsia" w:eastAsiaTheme="minorEastAsia" w:hAnsiTheme="minorEastAsia"/>
              </w:rPr>
            </w:pPr>
            <w:r>
              <w:rPr>
                <w:rFonts w:asciiTheme="minorEastAsia" w:eastAsiaTheme="minorEastAsia" w:hAnsiTheme="minorEastAsia" w:hint="eastAsia"/>
                <w:sz w:val="18"/>
                <w:szCs w:val="18"/>
              </w:rPr>
              <w:t>String</w:t>
            </w:r>
          </w:p>
        </w:tc>
        <w:tc>
          <w:tcPr>
            <w:tcW w:w="4907" w:type="dxa"/>
          </w:tcPr>
          <w:p w:rsidR="004A5541" w:rsidRDefault="00DE4E0F">
            <w:pPr>
              <w:rPr>
                <w:rFonts w:asciiTheme="minorEastAsia" w:eastAsiaTheme="minorEastAsia" w:hAnsiTheme="minorEastAsia"/>
              </w:rPr>
            </w:pPr>
            <w:r>
              <w:rPr>
                <w:rFonts w:asciiTheme="minorEastAsia" w:eastAsiaTheme="minorEastAsia" w:hAnsiTheme="minorEastAsia" w:hint="eastAsia"/>
                <w:sz w:val="18"/>
                <w:szCs w:val="18"/>
              </w:rPr>
              <w:t>支付行号</w:t>
            </w:r>
            <w:hyperlink w:anchor="_支付行号银行范围" w:history="1">
              <w:r>
                <w:rPr>
                  <w:rStyle w:val="aa"/>
                  <w:rFonts w:asciiTheme="minorEastAsia" w:eastAsiaTheme="minorEastAsia" w:hAnsiTheme="minorEastAsia" w:hint="default"/>
                  <w:sz w:val="18"/>
                  <w:szCs w:val="18"/>
                </w:rPr>
                <w:t>详情</w:t>
              </w:r>
            </w:hyperlink>
            <w:r>
              <w:rPr>
                <w:rFonts w:asciiTheme="minorEastAsia" w:eastAsiaTheme="minorEastAsia" w:hAnsiTheme="minorEastAsia" w:hint="eastAsia"/>
                <w:sz w:val="18"/>
                <w:szCs w:val="18"/>
              </w:rPr>
              <w:t>。非直连出金范围内的银行，必填。</w:t>
            </w:r>
          </w:p>
        </w:tc>
        <w:tc>
          <w:tcPr>
            <w:tcW w:w="255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bookmarkEnd w:id="290"/>
    </w:tbl>
    <w:p w:rsidR="004A5541" w:rsidRDefault="004A5541">
      <w:pPr>
        <w:rPr>
          <w:rFonts w:asciiTheme="minorEastAsia" w:eastAsiaTheme="minorEastAsia" w:hAnsiTheme="minorEastAsia" w:cs="Calibri"/>
          <w:color w:val="000000"/>
          <w:szCs w:val="21"/>
        </w:rPr>
      </w:pPr>
    </w:p>
    <w:p w:rsidR="004A5541" w:rsidRDefault="00DE4E0F">
      <w:pPr>
        <w:pStyle w:val="2"/>
        <w:numPr>
          <w:ilvl w:val="1"/>
          <w:numId w:val="1"/>
        </w:numPr>
        <w:rPr>
          <w:rFonts w:asciiTheme="minorEastAsia" w:eastAsiaTheme="minorEastAsia" w:hAnsiTheme="minorEastAsia"/>
        </w:rPr>
      </w:pPr>
      <w:bookmarkStart w:id="291" w:name="_流标退款"/>
      <w:bookmarkStart w:id="292" w:name="_Toc25287"/>
      <w:bookmarkStart w:id="293" w:name="_Toc18674"/>
      <w:bookmarkEnd w:id="291"/>
      <w:r>
        <w:rPr>
          <w:rFonts w:asciiTheme="minorEastAsia" w:eastAsiaTheme="minorEastAsia" w:hAnsiTheme="minorEastAsia" w:hint="eastAsia"/>
        </w:rPr>
        <w:t>流标退款</w:t>
      </w:r>
      <w:bookmarkEnd w:id="292"/>
      <w:bookmarkEnd w:id="293"/>
    </w:p>
    <w:tbl>
      <w:tblPr>
        <w:tblW w:w="10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72"/>
        <w:gridCol w:w="2138"/>
        <w:gridCol w:w="1325"/>
        <w:gridCol w:w="3137"/>
        <w:gridCol w:w="2078"/>
      </w:tblGrid>
      <w:tr w:rsidR="004A5541">
        <w:tc>
          <w:tcPr>
            <w:tcW w:w="1872"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2138"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32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3137"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2078"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是否必填</w:t>
            </w:r>
          </w:p>
        </w:tc>
      </w:tr>
      <w:tr w:rsidR="004A5541">
        <w:tc>
          <w:tcPr>
            <w:tcW w:w="187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w:t>
            </w:r>
          </w:p>
        </w:tc>
        <w:tc>
          <w:tcPr>
            <w:tcW w:w="213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P2P系统退款订单编号</w:t>
            </w:r>
          </w:p>
        </w:tc>
        <w:tc>
          <w:tcPr>
            <w:tcW w:w="13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37" w:type="dxa"/>
          </w:tcPr>
          <w:p w:rsidR="004A5541" w:rsidRDefault="004A5541">
            <w:pPr>
              <w:rPr>
                <w:rFonts w:asciiTheme="minorEastAsia" w:eastAsiaTheme="minorEastAsia" w:hAnsiTheme="minorEastAsia"/>
                <w:sz w:val="18"/>
                <w:szCs w:val="18"/>
              </w:rPr>
            </w:pPr>
          </w:p>
        </w:tc>
        <w:tc>
          <w:tcPr>
            <w:tcW w:w="207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872"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oriBizOrderNo</w:t>
            </w:r>
          </w:p>
        </w:tc>
        <w:tc>
          <w:tcPr>
            <w:tcW w:w="213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P2P系统原订单号</w:t>
            </w:r>
          </w:p>
        </w:tc>
        <w:tc>
          <w:tcPr>
            <w:tcW w:w="13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313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需要退款的托管代收交易订单号</w:t>
            </w:r>
          </w:p>
        </w:tc>
        <w:tc>
          <w:tcPr>
            <w:tcW w:w="207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1872" w:type="dxa"/>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summary</w:t>
            </w:r>
          </w:p>
        </w:tc>
        <w:tc>
          <w:tcPr>
            <w:tcW w:w="213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摘要</w:t>
            </w:r>
          </w:p>
        </w:tc>
        <w:tc>
          <w:tcPr>
            <w:tcW w:w="1325" w:type="dxa"/>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sz w:val="18"/>
                <w:szCs w:val="18"/>
              </w:rPr>
              <w:t>String</w:t>
            </w:r>
          </w:p>
        </w:tc>
        <w:tc>
          <w:tcPr>
            <w:tcW w:w="313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最多20个字符</w:t>
            </w:r>
          </w:p>
        </w:tc>
        <w:tc>
          <w:tcPr>
            <w:tcW w:w="207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1872" w:type="dxa"/>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extendInfo</w:t>
            </w:r>
          </w:p>
        </w:tc>
        <w:tc>
          <w:tcPr>
            <w:tcW w:w="2138" w:type="dxa"/>
          </w:tcPr>
          <w:p w:rsidR="004A5541" w:rsidRDefault="00DE4E0F">
            <w:pPr>
              <w:rPr>
                <w:rFonts w:asciiTheme="minorEastAsia" w:eastAsiaTheme="minorEastAsia" w:hAnsiTheme="minorEastAsia" w:cs="Calibri"/>
                <w:color w:val="FF0000"/>
                <w:sz w:val="18"/>
                <w:szCs w:val="18"/>
              </w:rPr>
            </w:pPr>
            <w:r>
              <w:rPr>
                <w:rFonts w:asciiTheme="minorEastAsia" w:eastAsiaTheme="minorEastAsia" w:hAnsiTheme="minorEastAsia" w:hint="eastAsia"/>
                <w:sz w:val="18"/>
                <w:szCs w:val="18"/>
              </w:rPr>
              <w:t>扩展参数</w:t>
            </w:r>
          </w:p>
        </w:tc>
        <w:tc>
          <w:tcPr>
            <w:tcW w:w="1325" w:type="dxa"/>
          </w:tcPr>
          <w:p w:rsidR="004A5541" w:rsidRDefault="00DE4E0F">
            <w:pPr>
              <w:rPr>
                <w:rFonts w:asciiTheme="minorEastAsia" w:eastAsiaTheme="minorEastAsia" w:hAnsiTheme="minorEastAsia"/>
                <w:color w:val="FF0000"/>
                <w:sz w:val="18"/>
                <w:szCs w:val="18"/>
              </w:rPr>
            </w:pPr>
            <w:r>
              <w:rPr>
                <w:rFonts w:asciiTheme="minorEastAsia" w:eastAsiaTheme="minorEastAsia" w:hAnsiTheme="minorEastAsia" w:hint="eastAsia"/>
                <w:sz w:val="18"/>
                <w:szCs w:val="18"/>
              </w:rPr>
              <w:t>String</w:t>
            </w:r>
          </w:p>
        </w:tc>
        <w:tc>
          <w:tcPr>
            <w:tcW w:w="3137"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接口将原样返回</w:t>
            </w:r>
          </w:p>
        </w:tc>
        <w:tc>
          <w:tcPr>
            <w:tcW w:w="2078"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cs="Calibri"/>
          <w:color w:val="000000"/>
          <w:szCs w:val="21"/>
        </w:rPr>
      </w:pPr>
    </w:p>
    <w:p w:rsidR="004A5541" w:rsidRDefault="00DE4E0F">
      <w:pPr>
        <w:pStyle w:val="2"/>
        <w:numPr>
          <w:ilvl w:val="1"/>
          <w:numId w:val="1"/>
        </w:numPr>
        <w:rPr>
          <w:rFonts w:asciiTheme="minorEastAsia" w:eastAsiaTheme="minorEastAsia" w:hAnsiTheme="minorEastAsia"/>
        </w:rPr>
      </w:pPr>
      <w:bookmarkStart w:id="294" w:name="_商户订单号和云账户订单号对应表（流标退款）"/>
      <w:bookmarkStart w:id="295" w:name="_Toc444263383"/>
      <w:bookmarkStart w:id="296" w:name="_Toc21999"/>
      <w:bookmarkStart w:id="297" w:name="_流标退款/投资撤销订单列表"/>
      <w:bookmarkEnd w:id="294"/>
      <w:r>
        <w:rPr>
          <w:rFonts w:asciiTheme="minorEastAsia" w:eastAsiaTheme="minorEastAsia" w:hAnsiTheme="minorEastAsia" w:hint="eastAsia"/>
        </w:rPr>
        <w:t>流标退款/投资撤销订单</w:t>
      </w:r>
      <w:bookmarkEnd w:id="295"/>
      <w:r>
        <w:rPr>
          <w:rFonts w:asciiTheme="minorEastAsia" w:eastAsiaTheme="minorEastAsia" w:hAnsiTheme="minorEastAsia" w:hint="eastAsia"/>
        </w:rPr>
        <w:t>列表</w:t>
      </w:r>
      <w:bookmarkEnd w:id="296"/>
    </w:p>
    <w:tbl>
      <w:tblPr>
        <w:tblW w:w="10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0"/>
        <w:gridCol w:w="3651"/>
        <w:gridCol w:w="1560"/>
        <w:gridCol w:w="2739"/>
        <w:gridCol w:w="1040"/>
      </w:tblGrid>
      <w:tr w:rsidR="004A5541">
        <w:tc>
          <w:tcPr>
            <w:tcW w:w="1560" w:type="dxa"/>
            <w:shd w:val="clear" w:color="auto" w:fill="EEECE1"/>
          </w:tcPr>
          <w:bookmarkEnd w:id="297"/>
          <w:p w:rsidR="004A5541" w:rsidRDefault="00DE4E0F">
            <w:pPr>
              <w:rPr>
                <w:b/>
                <w:bCs/>
                <w:sz w:val="18"/>
                <w:szCs w:val="18"/>
              </w:rPr>
            </w:pPr>
            <w:r>
              <w:rPr>
                <w:rFonts w:hint="eastAsia"/>
                <w:b/>
                <w:bCs/>
                <w:sz w:val="18"/>
                <w:szCs w:val="18"/>
              </w:rPr>
              <w:t>名称</w:t>
            </w:r>
          </w:p>
        </w:tc>
        <w:tc>
          <w:tcPr>
            <w:tcW w:w="3651" w:type="dxa"/>
            <w:shd w:val="clear" w:color="auto" w:fill="EEECE1"/>
          </w:tcPr>
          <w:p w:rsidR="004A5541" w:rsidRDefault="00DE4E0F">
            <w:pPr>
              <w:rPr>
                <w:b/>
                <w:bCs/>
                <w:sz w:val="18"/>
                <w:szCs w:val="18"/>
              </w:rPr>
            </w:pPr>
            <w:r>
              <w:rPr>
                <w:rFonts w:hint="eastAsia"/>
                <w:b/>
                <w:bCs/>
                <w:sz w:val="18"/>
                <w:szCs w:val="18"/>
              </w:rPr>
              <w:t>说明</w:t>
            </w:r>
          </w:p>
        </w:tc>
        <w:tc>
          <w:tcPr>
            <w:tcW w:w="1560" w:type="dxa"/>
            <w:shd w:val="clear" w:color="auto" w:fill="EEECE1"/>
          </w:tcPr>
          <w:p w:rsidR="004A5541" w:rsidRDefault="00DE4E0F">
            <w:pPr>
              <w:rPr>
                <w:b/>
                <w:bCs/>
                <w:sz w:val="18"/>
                <w:szCs w:val="18"/>
              </w:rPr>
            </w:pPr>
            <w:r>
              <w:rPr>
                <w:rFonts w:hint="eastAsia"/>
                <w:b/>
                <w:bCs/>
                <w:sz w:val="18"/>
                <w:szCs w:val="18"/>
              </w:rPr>
              <w:t>类型</w:t>
            </w:r>
          </w:p>
        </w:tc>
        <w:tc>
          <w:tcPr>
            <w:tcW w:w="2739" w:type="dxa"/>
            <w:shd w:val="clear" w:color="auto" w:fill="EEECE1"/>
          </w:tcPr>
          <w:p w:rsidR="004A5541" w:rsidRDefault="00DE4E0F">
            <w:pPr>
              <w:rPr>
                <w:b/>
                <w:bCs/>
                <w:sz w:val="18"/>
                <w:szCs w:val="18"/>
              </w:rPr>
            </w:pPr>
            <w:r>
              <w:rPr>
                <w:rFonts w:hint="eastAsia"/>
                <w:b/>
                <w:bCs/>
                <w:sz w:val="18"/>
                <w:szCs w:val="18"/>
              </w:rPr>
              <w:t>取值</w:t>
            </w:r>
          </w:p>
        </w:tc>
        <w:tc>
          <w:tcPr>
            <w:tcW w:w="1040" w:type="dxa"/>
            <w:shd w:val="clear" w:color="auto" w:fill="EEECE1"/>
          </w:tcPr>
          <w:p w:rsidR="004A5541" w:rsidRDefault="00DE4E0F">
            <w:pPr>
              <w:rPr>
                <w:b/>
                <w:bCs/>
                <w:sz w:val="18"/>
                <w:szCs w:val="18"/>
              </w:rPr>
            </w:pPr>
            <w:r>
              <w:rPr>
                <w:rFonts w:hint="eastAsia"/>
                <w:b/>
                <w:bCs/>
                <w:sz w:val="18"/>
                <w:szCs w:val="18"/>
              </w:rPr>
              <w:t>是否必填</w:t>
            </w:r>
          </w:p>
        </w:tc>
      </w:tr>
      <w:tr w:rsidR="004A5541">
        <w:tc>
          <w:tcPr>
            <w:tcW w:w="1560" w:type="dxa"/>
          </w:tcPr>
          <w:p w:rsidR="004A5541" w:rsidRDefault="00DE4E0F">
            <w:pPr>
              <w:rPr>
                <w:sz w:val="18"/>
                <w:szCs w:val="18"/>
              </w:rPr>
            </w:pPr>
            <w:r>
              <w:rPr>
                <w:rFonts w:hint="eastAsia"/>
                <w:sz w:val="18"/>
                <w:szCs w:val="18"/>
              </w:rPr>
              <w:t>orderNo</w:t>
            </w:r>
          </w:p>
        </w:tc>
        <w:tc>
          <w:tcPr>
            <w:tcW w:w="3651" w:type="dxa"/>
          </w:tcPr>
          <w:p w:rsidR="004A5541" w:rsidRDefault="00DE4E0F">
            <w:pPr>
              <w:rPr>
                <w:sz w:val="18"/>
                <w:szCs w:val="18"/>
              </w:rPr>
            </w:pPr>
            <w:r>
              <w:rPr>
                <w:rFonts w:hint="eastAsia"/>
                <w:sz w:val="18"/>
                <w:szCs w:val="18"/>
              </w:rPr>
              <w:t>存管通订单号</w:t>
            </w:r>
          </w:p>
        </w:tc>
        <w:tc>
          <w:tcPr>
            <w:tcW w:w="1560" w:type="dxa"/>
          </w:tcPr>
          <w:p w:rsidR="004A5541" w:rsidRDefault="00DE4E0F">
            <w:pPr>
              <w:rPr>
                <w:sz w:val="18"/>
                <w:szCs w:val="18"/>
              </w:rPr>
            </w:pPr>
            <w:r>
              <w:rPr>
                <w:rFonts w:hint="eastAsia"/>
                <w:sz w:val="18"/>
                <w:szCs w:val="18"/>
              </w:rPr>
              <w:t>String</w:t>
            </w:r>
          </w:p>
        </w:tc>
        <w:tc>
          <w:tcPr>
            <w:tcW w:w="2739" w:type="dxa"/>
          </w:tcPr>
          <w:p w:rsidR="004A5541" w:rsidRDefault="004A5541">
            <w:pPr>
              <w:rPr>
                <w:sz w:val="18"/>
                <w:szCs w:val="18"/>
              </w:rPr>
            </w:pPr>
          </w:p>
        </w:tc>
        <w:tc>
          <w:tcPr>
            <w:tcW w:w="1040" w:type="dxa"/>
            <w:vAlign w:val="center"/>
          </w:tcPr>
          <w:p w:rsidR="004A5541" w:rsidRDefault="00DE4E0F">
            <w:pPr>
              <w:rPr>
                <w:sz w:val="18"/>
                <w:szCs w:val="18"/>
              </w:rPr>
            </w:pPr>
            <w:r>
              <w:rPr>
                <w:rFonts w:hint="eastAsia"/>
                <w:sz w:val="18"/>
                <w:szCs w:val="18"/>
              </w:rPr>
              <w:t>是</w:t>
            </w:r>
          </w:p>
        </w:tc>
      </w:tr>
      <w:tr w:rsidR="004A5541">
        <w:tc>
          <w:tcPr>
            <w:tcW w:w="1560" w:type="dxa"/>
          </w:tcPr>
          <w:p w:rsidR="004A5541" w:rsidRDefault="00DE4E0F">
            <w:pPr>
              <w:rPr>
                <w:sz w:val="18"/>
                <w:szCs w:val="18"/>
              </w:rPr>
            </w:pPr>
            <w:r>
              <w:rPr>
                <w:rFonts w:hint="eastAsia"/>
                <w:sz w:val="18"/>
                <w:szCs w:val="18"/>
              </w:rPr>
              <w:t>bizOrderNo</w:t>
            </w:r>
          </w:p>
        </w:tc>
        <w:tc>
          <w:tcPr>
            <w:tcW w:w="3651" w:type="dxa"/>
          </w:tcPr>
          <w:p w:rsidR="004A5541" w:rsidRDefault="00DE4E0F">
            <w:pPr>
              <w:rPr>
                <w:sz w:val="18"/>
                <w:szCs w:val="18"/>
              </w:rPr>
            </w:pPr>
            <w:r>
              <w:rPr>
                <w:rFonts w:hint="eastAsia"/>
                <w:sz w:val="18"/>
                <w:szCs w:val="18"/>
              </w:rPr>
              <w:t>P2P</w:t>
            </w:r>
            <w:r>
              <w:rPr>
                <w:rFonts w:hint="eastAsia"/>
                <w:sz w:val="18"/>
                <w:szCs w:val="18"/>
              </w:rPr>
              <w:t>系统订单号</w:t>
            </w:r>
          </w:p>
        </w:tc>
        <w:tc>
          <w:tcPr>
            <w:tcW w:w="1560" w:type="dxa"/>
          </w:tcPr>
          <w:p w:rsidR="004A5541" w:rsidRDefault="00DE4E0F">
            <w:pPr>
              <w:rPr>
                <w:sz w:val="18"/>
                <w:szCs w:val="18"/>
              </w:rPr>
            </w:pPr>
            <w:r>
              <w:rPr>
                <w:rFonts w:hint="eastAsia"/>
                <w:sz w:val="18"/>
                <w:szCs w:val="18"/>
              </w:rPr>
              <w:t>String</w:t>
            </w:r>
          </w:p>
        </w:tc>
        <w:tc>
          <w:tcPr>
            <w:tcW w:w="2739" w:type="dxa"/>
          </w:tcPr>
          <w:p w:rsidR="004A5541" w:rsidRDefault="004A5541">
            <w:pPr>
              <w:rPr>
                <w:sz w:val="18"/>
                <w:szCs w:val="18"/>
              </w:rPr>
            </w:pPr>
          </w:p>
        </w:tc>
        <w:tc>
          <w:tcPr>
            <w:tcW w:w="1040" w:type="dxa"/>
            <w:vAlign w:val="center"/>
          </w:tcPr>
          <w:p w:rsidR="004A5541" w:rsidRDefault="00DE4E0F">
            <w:pPr>
              <w:rPr>
                <w:sz w:val="18"/>
                <w:szCs w:val="18"/>
              </w:rPr>
            </w:pPr>
            <w:r>
              <w:rPr>
                <w:rFonts w:hint="eastAsia"/>
                <w:sz w:val="18"/>
                <w:szCs w:val="18"/>
              </w:rPr>
              <w:t>是</w:t>
            </w:r>
          </w:p>
        </w:tc>
      </w:tr>
    </w:tbl>
    <w:p w:rsidR="004A5541" w:rsidRDefault="004A5541">
      <w:pPr>
        <w:rPr>
          <w:rFonts w:asciiTheme="minorEastAsia" w:eastAsiaTheme="minorEastAsia" w:hAnsiTheme="minorEastAsia" w:cs="Calibri"/>
          <w:color w:val="000000"/>
          <w:szCs w:val="21"/>
        </w:rPr>
      </w:pPr>
    </w:p>
    <w:p w:rsidR="004A5541" w:rsidRDefault="00DE4E0F">
      <w:pPr>
        <w:pStyle w:val="2"/>
        <w:numPr>
          <w:ilvl w:val="1"/>
          <w:numId w:val="1"/>
        </w:numPr>
        <w:rPr>
          <w:rFonts w:asciiTheme="minorEastAsia" w:eastAsiaTheme="minorEastAsia" w:hAnsiTheme="minorEastAsia"/>
        </w:rPr>
      </w:pPr>
      <w:bookmarkStart w:id="298" w:name="_账户收支明细"/>
      <w:bookmarkStart w:id="299" w:name="_Toc10649"/>
      <w:bookmarkStart w:id="300" w:name="_Toc22188"/>
      <w:bookmarkEnd w:id="298"/>
      <w:r>
        <w:rPr>
          <w:rFonts w:asciiTheme="minorEastAsia" w:eastAsiaTheme="minorEastAsia" w:hAnsiTheme="minorEastAsia" w:hint="eastAsia"/>
        </w:rPr>
        <w:lastRenderedPageBreak/>
        <w:t>账户收支明细</w:t>
      </w:r>
      <w:bookmarkEnd w:id="299"/>
      <w:bookmarkEnd w:id="300"/>
    </w:p>
    <w:tbl>
      <w:tblPr>
        <w:tblW w:w="10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3260"/>
        <w:gridCol w:w="1276"/>
        <w:gridCol w:w="2256"/>
        <w:gridCol w:w="1425"/>
      </w:tblGrid>
      <w:tr w:rsidR="004A5541">
        <w:tc>
          <w:tcPr>
            <w:tcW w:w="2093"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326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c>
          <w:tcPr>
            <w:tcW w:w="1276"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2256"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42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是否必填</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tradeNo</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收支明细流水号</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accountSetName</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账户集名称</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changeTime</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变更时间</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5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yyyy-MM-dd HH:mm:ss</w:t>
            </w: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curAmount</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现有金额</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oriAmount</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原始金额</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chgAmount</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变更金额</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curFreezenAmount</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现有冻结金额</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Long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是</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bizOrderNo（新增）</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P2P系统订单号</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r w:rsidR="004A5541">
        <w:tc>
          <w:tcPr>
            <w:tcW w:w="2093"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3260"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276"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String</w:t>
            </w:r>
          </w:p>
        </w:tc>
        <w:tc>
          <w:tcPr>
            <w:tcW w:w="2256" w:type="dxa"/>
          </w:tcPr>
          <w:p w:rsidR="004A5541" w:rsidRDefault="004A5541">
            <w:pPr>
              <w:rPr>
                <w:rFonts w:asciiTheme="minorEastAsia" w:eastAsiaTheme="minorEastAsia" w:hAnsiTheme="minorEastAsia"/>
                <w:sz w:val="18"/>
                <w:szCs w:val="18"/>
              </w:rPr>
            </w:pPr>
          </w:p>
        </w:tc>
        <w:tc>
          <w:tcPr>
            <w:tcW w:w="1425" w:type="dxa"/>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否</w:t>
            </w:r>
          </w:p>
        </w:tc>
      </w:tr>
    </w:tbl>
    <w:p w:rsidR="004A5541" w:rsidRDefault="00DE4E0F">
      <w:pPr>
        <w:pStyle w:val="1"/>
        <w:numPr>
          <w:ilvl w:val="0"/>
          <w:numId w:val="1"/>
        </w:numPr>
        <w:rPr>
          <w:rFonts w:asciiTheme="minorEastAsia" w:eastAsiaTheme="minorEastAsia" w:hAnsiTheme="minorEastAsia"/>
        </w:rPr>
      </w:pPr>
      <w:bookmarkStart w:id="301" w:name="_Toc27081"/>
      <w:bookmarkStart w:id="302" w:name="_Toc6279"/>
      <w:r>
        <w:rPr>
          <w:rFonts w:asciiTheme="minorEastAsia" w:eastAsiaTheme="minorEastAsia" w:hAnsiTheme="minorEastAsia" w:hint="eastAsia"/>
        </w:rPr>
        <w:t>数据字典</w:t>
      </w:r>
      <w:bookmarkEnd w:id="301"/>
      <w:bookmarkEnd w:id="302"/>
    </w:p>
    <w:p w:rsidR="004A5541" w:rsidRDefault="00DE4E0F">
      <w:pPr>
        <w:pStyle w:val="2"/>
        <w:numPr>
          <w:ilvl w:val="1"/>
          <w:numId w:val="1"/>
        </w:numPr>
        <w:rPr>
          <w:rFonts w:asciiTheme="minorEastAsia" w:eastAsiaTheme="minorEastAsia" w:hAnsiTheme="minorEastAsia"/>
        </w:rPr>
      </w:pPr>
      <w:bookmarkStart w:id="303" w:name="_密码加密"/>
      <w:bookmarkStart w:id="304" w:name="_字段加密"/>
      <w:bookmarkStart w:id="305" w:name="_Toc5428"/>
      <w:bookmarkStart w:id="306" w:name="_Toc32751"/>
      <w:bookmarkEnd w:id="303"/>
      <w:bookmarkEnd w:id="304"/>
      <w:r>
        <w:rPr>
          <w:rFonts w:asciiTheme="minorEastAsia" w:eastAsiaTheme="minorEastAsia" w:hAnsiTheme="minorEastAsia" w:hint="eastAsia"/>
        </w:rPr>
        <w:t>字段加密</w:t>
      </w:r>
      <w:bookmarkEnd w:id="305"/>
      <w:bookmarkEnd w:id="306"/>
    </w:p>
    <w:p w:rsidR="004A5541" w:rsidRDefault="00DE4E0F">
      <w:pPr>
        <w:ind w:left="420"/>
        <w:rPr>
          <w:rFonts w:asciiTheme="minorEastAsia" w:eastAsiaTheme="minorEastAsia" w:hAnsiTheme="minorEastAsia" w:cs="Calibri"/>
          <w:szCs w:val="21"/>
        </w:rPr>
      </w:pPr>
      <w:r>
        <w:rPr>
          <w:rFonts w:asciiTheme="minorEastAsia" w:eastAsiaTheme="minorEastAsia" w:hAnsiTheme="minorEastAsia" w:cs="Calibri" w:hint="eastAsia"/>
          <w:szCs w:val="21"/>
        </w:rPr>
        <w:t>加密算法：RSA，加密后需要base64编码。</w:t>
      </w:r>
    </w:p>
    <w:p w:rsidR="004A5541" w:rsidRDefault="00DE4E0F">
      <w:pPr>
        <w:ind w:left="420"/>
        <w:rPr>
          <w:rFonts w:asciiTheme="minorEastAsia" w:eastAsiaTheme="minorEastAsia" w:hAnsiTheme="minorEastAsia" w:cs="Calibri"/>
          <w:szCs w:val="21"/>
        </w:rPr>
      </w:pPr>
      <w:r>
        <w:rPr>
          <w:rFonts w:asciiTheme="minorEastAsia" w:eastAsiaTheme="minorEastAsia" w:hAnsiTheme="minorEastAsia" w:cs="Calibri" w:hint="eastAsia"/>
          <w:szCs w:val="21"/>
        </w:rPr>
        <w:t>加密密钥：私</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。私</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从证书文件中获取。</w:t>
      </w:r>
    </w:p>
    <w:p w:rsidR="004A5541" w:rsidRDefault="00DE4E0F">
      <w:pPr>
        <w:ind w:left="420"/>
        <w:rPr>
          <w:rFonts w:asciiTheme="minorEastAsia" w:eastAsiaTheme="minorEastAsia" w:hAnsiTheme="minorEastAsia" w:cs="Calibri"/>
          <w:szCs w:val="21"/>
        </w:rPr>
      </w:pPr>
      <w:r>
        <w:rPr>
          <w:rFonts w:asciiTheme="minorEastAsia" w:eastAsiaTheme="minorEastAsia" w:hAnsiTheme="minorEastAsia" w:cs="Calibri" w:hint="eastAsia"/>
          <w:szCs w:val="21"/>
        </w:rPr>
        <w:t>加密内容：字段内容。</w:t>
      </w:r>
    </w:p>
    <w:p w:rsidR="004A5541" w:rsidRDefault="00DE4E0F">
      <w:pPr>
        <w:pStyle w:val="2"/>
        <w:numPr>
          <w:ilvl w:val="1"/>
          <w:numId w:val="1"/>
        </w:numPr>
        <w:rPr>
          <w:rFonts w:asciiTheme="minorEastAsia" w:eastAsiaTheme="minorEastAsia" w:hAnsiTheme="minorEastAsia"/>
        </w:rPr>
      </w:pPr>
      <w:bookmarkStart w:id="307" w:name="_6.2._会员类型"/>
      <w:bookmarkStart w:id="308" w:name="_会员类型"/>
      <w:bookmarkStart w:id="309" w:name="_字段解密"/>
      <w:bookmarkStart w:id="310" w:name="_Toc13197"/>
      <w:bookmarkStart w:id="311" w:name="_Toc27940"/>
      <w:bookmarkEnd w:id="307"/>
      <w:bookmarkEnd w:id="308"/>
      <w:bookmarkEnd w:id="309"/>
      <w:r>
        <w:rPr>
          <w:rFonts w:asciiTheme="minorEastAsia" w:eastAsiaTheme="minorEastAsia" w:hAnsiTheme="minorEastAsia" w:hint="eastAsia"/>
        </w:rPr>
        <w:t>字段解密</w:t>
      </w:r>
      <w:bookmarkEnd w:id="310"/>
      <w:bookmarkEnd w:id="311"/>
    </w:p>
    <w:p w:rsidR="004A5541" w:rsidRDefault="00DE4E0F">
      <w:pPr>
        <w:ind w:left="420"/>
        <w:rPr>
          <w:rFonts w:asciiTheme="minorEastAsia" w:eastAsiaTheme="minorEastAsia" w:hAnsiTheme="minorEastAsia" w:cs="Calibri"/>
          <w:szCs w:val="21"/>
        </w:rPr>
      </w:pPr>
      <w:r>
        <w:rPr>
          <w:rFonts w:asciiTheme="minorEastAsia" w:eastAsiaTheme="minorEastAsia" w:hAnsiTheme="minorEastAsia" w:cs="Calibri" w:hint="eastAsia"/>
          <w:szCs w:val="21"/>
        </w:rPr>
        <w:t>解密算法：RSA，解密前需要base64解密。</w:t>
      </w:r>
    </w:p>
    <w:p w:rsidR="004A5541" w:rsidRDefault="00DE4E0F">
      <w:pPr>
        <w:ind w:left="420"/>
        <w:rPr>
          <w:rFonts w:asciiTheme="minorEastAsia" w:eastAsiaTheme="minorEastAsia" w:hAnsiTheme="minorEastAsia" w:cs="Calibri"/>
          <w:szCs w:val="21"/>
        </w:rPr>
      </w:pPr>
      <w:r>
        <w:rPr>
          <w:rFonts w:asciiTheme="minorEastAsia" w:eastAsiaTheme="minorEastAsia" w:hAnsiTheme="minorEastAsia" w:cs="Calibri" w:hint="eastAsia"/>
          <w:szCs w:val="21"/>
        </w:rPr>
        <w:t>解密密钥：公</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。公</w:t>
      </w:r>
      <w:proofErr w:type="gramStart"/>
      <w:r>
        <w:rPr>
          <w:rFonts w:asciiTheme="minorEastAsia" w:eastAsiaTheme="minorEastAsia" w:hAnsiTheme="minorEastAsia" w:cs="Calibri" w:hint="eastAsia"/>
          <w:szCs w:val="21"/>
        </w:rPr>
        <w:t>钥</w:t>
      </w:r>
      <w:proofErr w:type="gramEnd"/>
      <w:r>
        <w:rPr>
          <w:rFonts w:asciiTheme="minorEastAsia" w:eastAsiaTheme="minorEastAsia" w:hAnsiTheme="minorEastAsia" w:cs="Calibri" w:hint="eastAsia"/>
          <w:szCs w:val="21"/>
        </w:rPr>
        <w:t>从证书文件中获取。</w:t>
      </w:r>
    </w:p>
    <w:p w:rsidR="004A5541" w:rsidRDefault="00DE4E0F">
      <w:pPr>
        <w:ind w:left="420"/>
        <w:rPr>
          <w:rFonts w:asciiTheme="minorEastAsia" w:eastAsiaTheme="minorEastAsia" w:hAnsiTheme="minorEastAsia" w:cs="Calibri"/>
          <w:szCs w:val="21"/>
        </w:rPr>
      </w:pPr>
      <w:r>
        <w:rPr>
          <w:rFonts w:asciiTheme="minorEastAsia" w:eastAsiaTheme="minorEastAsia" w:hAnsiTheme="minorEastAsia" w:cs="Calibri" w:hint="eastAsia"/>
          <w:szCs w:val="21"/>
        </w:rPr>
        <w:t>解密内容：字段内容。</w:t>
      </w:r>
    </w:p>
    <w:p w:rsidR="004A5541" w:rsidRDefault="00DE4E0F">
      <w:pPr>
        <w:pStyle w:val="2"/>
        <w:numPr>
          <w:ilvl w:val="1"/>
          <w:numId w:val="1"/>
        </w:numPr>
        <w:rPr>
          <w:rFonts w:asciiTheme="minorEastAsia" w:eastAsiaTheme="minorEastAsia" w:hAnsiTheme="minorEastAsia"/>
        </w:rPr>
      </w:pPr>
      <w:bookmarkStart w:id="312" w:name="_Toc32093"/>
      <w:bookmarkStart w:id="313" w:name="_用户类型"/>
      <w:r>
        <w:rPr>
          <w:rFonts w:asciiTheme="minorEastAsia" w:eastAsiaTheme="minorEastAsia" w:hAnsiTheme="minorEastAsia" w:hint="eastAsia"/>
        </w:rPr>
        <w:t>用户类型</w:t>
      </w:r>
      <w:bookmarkEnd w:id="312"/>
    </w:p>
    <w:tbl>
      <w:tblPr>
        <w:tblW w:w="5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336"/>
        <w:gridCol w:w="2060"/>
        <w:gridCol w:w="2060"/>
      </w:tblGrid>
      <w:tr w:rsidR="004A5541">
        <w:trPr>
          <w:trHeight w:val="422"/>
        </w:trPr>
        <w:tc>
          <w:tcPr>
            <w:tcW w:w="1336" w:type="dxa"/>
            <w:shd w:val="clear" w:color="auto" w:fill="EEECE1"/>
            <w:vAlign w:val="center"/>
          </w:tcPr>
          <w:bookmarkEnd w:id="313"/>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2060"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值</w:t>
            </w:r>
          </w:p>
        </w:tc>
        <w:tc>
          <w:tcPr>
            <w:tcW w:w="206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企业用户</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个人用户</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DE4E0F">
      <w:pPr>
        <w:pStyle w:val="2"/>
        <w:numPr>
          <w:ilvl w:val="1"/>
          <w:numId w:val="1"/>
        </w:numPr>
        <w:rPr>
          <w:rFonts w:asciiTheme="minorEastAsia" w:eastAsiaTheme="minorEastAsia" w:hAnsiTheme="minorEastAsia"/>
        </w:rPr>
      </w:pPr>
      <w:bookmarkStart w:id="314" w:name="_证件类型"/>
      <w:bookmarkStart w:id="315" w:name="_Toc16072"/>
      <w:bookmarkStart w:id="316" w:name="_Toc18607"/>
      <w:bookmarkEnd w:id="314"/>
      <w:r>
        <w:rPr>
          <w:rFonts w:asciiTheme="minorEastAsia" w:eastAsiaTheme="minorEastAsia" w:hAnsiTheme="minorEastAsia" w:hint="eastAsia"/>
        </w:rPr>
        <w:t>证件类型</w:t>
      </w:r>
      <w:bookmarkEnd w:id="315"/>
      <w:bookmarkEnd w:id="316"/>
    </w:p>
    <w:tbl>
      <w:tblPr>
        <w:tblW w:w="5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336"/>
        <w:gridCol w:w="2060"/>
        <w:gridCol w:w="2060"/>
      </w:tblGrid>
      <w:tr w:rsidR="004A5541">
        <w:trPr>
          <w:trHeight w:val="422"/>
        </w:trPr>
        <w:tc>
          <w:tcPr>
            <w:tcW w:w="1336"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2060"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206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身份证</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护照</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军官证</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回乡证</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4</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台胞证</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5</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警官证</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6</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士兵证</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7</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336"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其它证件</w:t>
            </w:r>
          </w:p>
        </w:tc>
        <w:tc>
          <w:tcPr>
            <w:tcW w:w="2060"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2060" w:type="dxa"/>
            <w:shd w:val="clear" w:color="auto" w:fill="FFFFFF"/>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bookmarkStart w:id="317" w:name="_4.4_交易类型"/>
      <w:bookmarkStart w:id="318" w:name="_银行机构列表"/>
      <w:bookmarkStart w:id="319" w:name="_认证类型"/>
      <w:bookmarkStart w:id="320" w:name="_6.5._银行机构列表"/>
      <w:bookmarkEnd w:id="317"/>
      <w:bookmarkEnd w:id="318"/>
      <w:bookmarkEnd w:id="319"/>
      <w:bookmarkEnd w:id="320"/>
    </w:p>
    <w:p w:rsidR="004A5541" w:rsidRDefault="00DE4E0F">
      <w:pPr>
        <w:pStyle w:val="2"/>
        <w:numPr>
          <w:ilvl w:val="1"/>
          <w:numId w:val="1"/>
        </w:numPr>
        <w:rPr>
          <w:rFonts w:asciiTheme="minorEastAsia" w:eastAsiaTheme="minorEastAsia" w:hAnsiTheme="minorEastAsia"/>
        </w:rPr>
      </w:pPr>
      <w:bookmarkStart w:id="321" w:name="_6.6._银行卡类型"/>
      <w:bookmarkStart w:id="322" w:name="_银行卡类型"/>
      <w:bookmarkStart w:id="323" w:name="_账户类型"/>
      <w:bookmarkStart w:id="324" w:name="_订单类型"/>
      <w:bookmarkStart w:id="325" w:name="_Toc13750"/>
      <w:bookmarkStart w:id="326" w:name="_Toc6564"/>
      <w:bookmarkEnd w:id="321"/>
      <w:bookmarkEnd w:id="322"/>
      <w:bookmarkEnd w:id="323"/>
      <w:bookmarkEnd w:id="324"/>
      <w:r>
        <w:rPr>
          <w:rFonts w:asciiTheme="minorEastAsia" w:eastAsiaTheme="minorEastAsia" w:hAnsiTheme="minorEastAsia" w:hint="eastAsia"/>
        </w:rPr>
        <w:t>银行卡类型</w:t>
      </w:r>
      <w:bookmarkEnd w:id="325"/>
      <w:bookmarkEnd w:id="326"/>
    </w:p>
    <w:tbl>
      <w:tblPr>
        <w:tblW w:w="4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731"/>
        <w:gridCol w:w="1446"/>
        <w:gridCol w:w="1446"/>
      </w:tblGrid>
      <w:tr w:rsidR="004A5541">
        <w:trPr>
          <w:trHeight w:val="413"/>
        </w:trPr>
        <w:tc>
          <w:tcPr>
            <w:tcW w:w="1731"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44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44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13"/>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借记卡</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贷记卡</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bookmarkStart w:id="327" w:name="_4.8_验证码类型"/>
      <w:bookmarkStart w:id="328" w:name="_支付方式_1"/>
      <w:bookmarkStart w:id="329" w:name="_银行卡信息列表"/>
      <w:bookmarkStart w:id="330" w:name="_验证码类型"/>
      <w:bookmarkStart w:id="331" w:name="_卡属性"/>
      <w:bookmarkEnd w:id="327"/>
      <w:bookmarkEnd w:id="328"/>
      <w:bookmarkEnd w:id="329"/>
      <w:bookmarkEnd w:id="330"/>
      <w:bookmarkEnd w:id="331"/>
    </w:p>
    <w:p w:rsidR="004A5541" w:rsidRDefault="00DE4E0F">
      <w:pPr>
        <w:pStyle w:val="2"/>
        <w:numPr>
          <w:ilvl w:val="1"/>
          <w:numId w:val="1"/>
        </w:numPr>
        <w:rPr>
          <w:rFonts w:asciiTheme="minorEastAsia" w:eastAsiaTheme="minorEastAsia" w:hAnsiTheme="minorEastAsia"/>
        </w:rPr>
      </w:pPr>
      <w:bookmarkStart w:id="332" w:name="_6.8._商品类型"/>
      <w:bookmarkStart w:id="333" w:name="_Toc11020"/>
      <w:bookmarkStart w:id="334" w:name="_Toc18040"/>
      <w:bookmarkStart w:id="335" w:name="_商品类型"/>
      <w:bookmarkEnd w:id="332"/>
      <w:r>
        <w:rPr>
          <w:rFonts w:asciiTheme="minorEastAsia" w:eastAsiaTheme="minorEastAsia" w:hAnsiTheme="minorEastAsia" w:hint="eastAsia"/>
        </w:rPr>
        <w:t>商品类型</w:t>
      </w:r>
      <w:bookmarkEnd w:id="333"/>
      <w:bookmarkEnd w:id="334"/>
    </w:p>
    <w:tbl>
      <w:tblPr>
        <w:tblW w:w="6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15"/>
        <w:gridCol w:w="1266"/>
        <w:gridCol w:w="1266"/>
        <w:gridCol w:w="2313"/>
      </w:tblGrid>
      <w:tr w:rsidR="004A5541">
        <w:trPr>
          <w:trHeight w:val="422"/>
        </w:trPr>
        <w:tc>
          <w:tcPr>
            <w:tcW w:w="1515" w:type="dxa"/>
            <w:shd w:val="clear" w:color="auto" w:fill="EEECE1"/>
            <w:vAlign w:val="center"/>
          </w:tcPr>
          <w:bookmarkEnd w:id="335"/>
          <w:p w:rsidR="004A5541" w:rsidRDefault="00DE4E0F">
            <w:pPr>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名称</w:t>
            </w:r>
          </w:p>
        </w:tc>
        <w:tc>
          <w:tcPr>
            <w:tcW w:w="1266" w:type="dxa"/>
            <w:shd w:val="clear" w:color="auto" w:fill="EEECE1"/>
            <w:vAlign w:val="center"/>
          </w:tcPr>
          <w:p w:rsidR="004A5541" w:rsidRDefault="00DE4E0F">
            <w:pPr>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取值</w:t>
            </w:r>
          </w:p>
        </w:tc>
        <w:tc>
          <w:tcPr>
            <w:tcW w:w="1266" w:type="dxa"/>
            <w:shd w:val="clear" w:color="auto" w:fill="EEECE1"/>
            <w:vAlign w:val="center"/>
          </w:tcPr>
          <w:p w:rsidR="004A5541" w:rsidRDefault="00DE4E0F">
            <w:pPr>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类型</w:t>
            </w:r>
          </w:p>
        </w:tc>
        <w:tc>
          <w:tcPr>
            <w:tcW w:w="2313" w:type="dxa"/>
            <w:shd w:val="clear" w:color="auto" w:fill="EEECE1"/>
          </w:tcPr>
          <w:p w:rsidR="004A5541" w:rsidRDefault="00DE4E0F">
            <w:pPr>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是否需要商品录入</w:t>
            </w:r>
          </w:p>
        </w:tc>
      </w:tr>
      <w:tr w:rsidR="004A5541">
        <w:trPr>
          <w:trHeight w:val="422"/>
        </w:trPr>
        <w:tc>
          <w:tcPr>
            <w:tcW w:w="1515" w:type="dxa"/>
            <w:shd w:val="clear" w:color="auto" w:fill="FFFFFF"/>
            <w:vAlign w:val="center"/>
          </w:tcPr>
          <w:p w:rsidR="004A5541" w:rsidRDefault="00DE4E0F">
            <w:pPr>
              <w:pStyle w:val="normal0020table"/>
              <w:spacing w:before="0" w:beforeAutospacing="0" w:after="0" w:afterAutospacing="0"/>
              <w:ind w:left="100" w:right="100"/>
              <w:jc w:val="center"/>
              <w:rP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P2P标的</w:t>
            </w:r>
          </w:p>
        </w:tc>
        <w:tc>
          <w:tcPr>
            <w:tcW w:w="1266" w:type="dxa"/>
            <w:shd w:val="clear" w:color="auto" w:fill="FFFFFF"/>
            <w:vAlign w:val="center"/>
          </w:tcPr>
          <w:p w:rsidR="004A5541" w:rsidRDefault="00DE4E0F">
            <w:pPr>
              <w:pStyle w:val="normal0020table"/>
              <w:spacing w:before="0" w:beforeAutospacing="0" w:after="0" w:afterAutospacing="0"/>
              <w:ind w:left="100" w:right="100"/>
              <w:jc w:val="center"/>
              <w:rP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1</w:t>
            </w:r>
          </w:p>
        </w:tc>
        <w:tc>
          <w:tcPr>
            <w:tcW w:w="1266" w:type="dxa"/>
            <w:shd w:val="clear" w:color="auto" w:fill="FFFFFF"/>
            <w:vAlign w:val="center"/>
          </w:tcPr>
          <w:p w:rsidR="004A5541" w:rsidRDefault="00DE4E0F">
            <w:pPr>
              <w:pStyle w:val="normal0020table"/>
              <w:spacing w:before="0" w:beforeAutospacing="0" w:after="0" w:afterAutospacing="0"/>
              <w:ind w:left="100" w:right="100"/>
              <w:jc w:val="center"/>
              <w:rP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整型</w:t>
            </w:r>
          </w:p>
        </w:tc>
        <w:tc>
          <w:tcPr>
            <w:tcW w:w="2313" w:type="dxa"/>
            <w:shd w:val="clear" w:color="auto" w:fill="FFFFFF"/>
          </w:tcPr>
          <w:p w:rsidR="004A5541" w:rsidRDefault="00DE4E0F">
            <w:pPr>
              <w:pStyle w:val="normal0020table"/>
              <w:spacing w:before="0" w:beforeAutospacing="0" w:after="0" w:afterAutospacing="0"/>
              <w:ind w:left="100" w:right="100"/>
              <w:jc w:val="center"/>
              <w:rPr>
                <w:rStyle w:val="normal0020tablecha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是</w:t>
            </w:r>
          </w:p>
        </w:tc>
      </w:tr>
      <w:tr w:rsidR="004A5541">
        <w:trPr>
          <w:trHeight w:val="422"/>
        </w:trPr>
        <w:tc>
          <w:tcPr>
            <w:tcW w:w="1515" w:type="dxa"/>
            <w:shd w:val="clear" w:color="auto" w:fill="FFFFFF"/>
            <w:vAlign w:val="center"/>
          </w:tcPr>
          <w:p w:rsidR="004A5541" w:rsidRDefault="00DE4E0F">
            <w:pPr>
              <w:pStyle w:val="normal0020table"/>
              <w:spacing w:before="0" w:beforeAutospacing="0" w:after="0" w:afterAutospacing="0"/>
              <w:ind w:left="100" w:right="100"/>
              <w:jc w:val="center"/>
              <w:rPr>
                <w:rStyle w:val="normal0020tablecha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其他</w:t>
            </w:r>
          </w:p>
        </w:tc>
        <w:tc>
          <w:tcPr>
            <w:tcW w:w="1266" w:type="dxa"/>
            <w:shd w:val="clear" w:color="auto" w:fill="FFFFFF"/>
            <w:vAlign w:val="center"/>
          </w:tcPr>
          <w:p w:rsidR="004A5541" w:rsidRDefault="00DE4E0F">
            <w:pPr>
              <w:pStyle w:val="normal0020table"/>
              <w:spacing w:before="0" w:beforeAutospacing="0" w:after="0" w:afterAutospacing="0"/>
              <w:ind w:left="100" w:right="100"/>
              <w:jc w:val="center"/>
              <w:rPr>
                <w:rStyle w:val="normal0020tablecha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99</w:t>
            </w:r>
          </w:p>
        </w:tc>
        <w:tc>
          <w:tcPr>
            <w:tcW w:w="1266" w:type="dxa"/>
            <w:shd w:val="clear" w:color="auto" w:fill="FFFFFF"/>
            <w:vAlign w:val="center"/>
          </w:tcPr>
          <w:p w:rsidR="004A5541" w:rsidRDefault="00DE4E0F">
            <w:pPr>
              <w:pStyle w:val="normal0020table"/>
              <w:spacing w:before="0" w:beforeAutospacing="0" w:after="0" w:afterAutospacing="0"/>
              <w:ind w:left="100" w:right="100"/>
              <w:jc w:val="center"/>
              <w:rPr>
                <w:rStyle w:val="normal0020tablecha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整型</w:t>
            </w:r>
          </w:p>
        </w:tc>
        <w:tc>
          <w:tcPr>
            <w:tcW w:w="2313" w:type="dxa"/>
            <w:shd w:val="clear" w:color="auto" w:fill="FFFFFF"/>
          </w:tcPr>
          <w:p w:rsidR="004A5541" w:rsidRDefault="00DE4E0F">
            <w:pPr>
              <w:pStyle w:val="normal0020table"/>
              <w:spacing w:before="0" w:beforeAutospacing="0" w:after="0" w:afterAutospacing="0"/>
              <w:ind w:left="100" w:right="100"/>
              <w:jc w:val="center"/>
              <w:rPr>
                <w:rStyle w:val="normal0020tablechar"/>
                <w:rFonts w:asciiTheme="minorEastAsia" w:eastAsiaTheme="minorEastAsia" w:hAnsiTheme="minorEastAsia"/>
                <w:sz w:val="18"/>
                <w:szCs w:val="18"/>
              </w:rPr>
            </w:pPr>
            <w:r>
              <w:rPr>
                <w:rStyle w:val="normal0020tablechar"/>
                <w:rFonts w:asciiTheme="minorEastAsia" w:eastAsiaTheme="minorEastAsia" w:hAnsiTheme="minorEastAsia" w:hint="eastAsia"/>
                <w:sz w:val="18"/>
                <w:szCs w:val="18"/>
              </w:rPr>
              <w:t>否</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36" w:name="_6.9._还款方式"/>
      <w:bookmarkStart w:id="337" w:name="_Toc19802"/>
      <w:bookmarkStart w:id="338" w:name="_Toc22931"/>
      <w:bookmarkEnd w:id="336"/>
      <w:r>
        <w:rPr>
          <w:rFonts w:asciiTheme="minorEastAsia" w:eastAsiaTheme="minorEastAsia" w:hAnsiTheme="minorEastAsia" w:hint="eastAsia"/>
        </w:rPr>
        <w:t>还款方式</w:t>
      </w:r>
      <w:bookmarkEnd w:id="337"/>
      <w:bookmarkEnd w:id="338"/>
    </w:p>
    <w:tbl>
      <w:tblPr>
        <w:tblW w:w="6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2197"/>
        <w:gridCol w:w="1463"/>
        <w:gridCol w:w="2713"/>
      </w:tblGrid>
      <w:tr w:rsidR="004A5541">
        <w:trPr>
          <w:trHeight w:val="422"/>
        </w:trPr>
        <w:tc>
          <w:tcPr>
            <w:tcW w:w="2197"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463"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2713"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2197"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到期还本付息</w:t>
            </w:r>
          </w:p>
        </w:tc>
        <w:tc>
          <w:tcPr>
            <w:tcW w:w="146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271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2197"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每月付息到期还本</w:t>
            </w:r>
          </w:p>
        </w:tc>
        <w:tc>
          <w:tcPr>
            <w:tcW w:w="146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271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2197"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等额本金</w:t>
            </w:r>
          </w:p>
        </w:tc>
        <w:tc>
          <w:tcPr>
            <w:tcW w:w="146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271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2197"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等额本息</w:t>
            </w:r>
          </w:p>
        </w:tc>
        <w:tc>
          <w:tcPr>
            <w:tcW w:w="146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p>
        </w:tc>
        <w:tc>
          <w:tcPr>
            <w:tcW w:w="271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2197"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其他</w:t>
            </w:r>
          </w:p>
        </w:tc>
        <w:tc>
          <w:tcPr>
            <w:tcW w:w="146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271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整形</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39" w:name="_6.10._担保方式"/>
      <w:bookmarkStart w:id="340" w:name="_Toc2966"/>
      <w:bookmarkStart w:id="341" w:name="_Toc2885"/>
      <w:bookmarkEnd w:id="339"/>
      <w:r>
        <w:rPr>
          <w:rFonts w:asciiTheme="minorEastAsia" w:eastAsiaTheme="minorEastAsia" w:hAnsiTheme="minorEastAsia" w:hint="eastAsia"/>
        </w:rPr>
        <w:lastRenderedPageBreak/>
        <w:t>担保方式</w:t>
      </w:r>
      <w:bookmarkEnd w:id="340"/>
      <w:bookmarkEnd w:id="341"/>
    </w:p>
    <w:tbl>
      <w:tblPr>
        <w:tblW w:w="6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15"/>
        <w:gridCol w:w="1266"/>
        <w:gridCol w:w="3592"/>
      </w:tblGrid>
      <w:tr w:rsidR="004A5541">
        <w:trPr>
          <w:trHeight w:val="422"/>
        </w:trPr>
        <w:tc>
          <w:tcPr>
            <w:tcW w:w="151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3592"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平台担保</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359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保险公司担保</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359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银行机构担保</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359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担保公司担保</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p>
        </w:tc>
        <w:tc>
          <w:tcPr>
            <w:tcW w:w="359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rPr>
            </w:pPr>
            <w:r>
              <w:rPr>
                <w:rFonts w:asciiTheme="minorEastAsia" w:eastAsiaTheme="minorEastAsia" w:hAnsiTheme="minorEastAsia" w:hint="eastAsia"/>
                <w:sz w:val="18"/>
                <w:szCs w:val="18"/>
              </w:rPr>
              <w:t>无担保</w:t>
            </w:r>
          </w:p>
        </w:tc>
        <w:tc>
          <w:tcPr>
            <w:tcW w:w="1266" w:type="dxa"/>
            <w:shd w:val="clear" w:color="auto" w:fill="FFFFFF"/>
            <w:vAlign w:val="center"/>
          </w:tcPr>
          <w:p w:rsidR="004A5541" w:rsidRDefault="00DE4E0F">
            <w:pPr>
              <w:jc w:val="center"/>
              <w:rPr>
                <w:rFonts w:asciiTheme="minorEastAsia" w:eastAsiaTheme="minorEastAsia" w:hAnsiTheme="minorEastAsia"/>
              </w:rPr>
            </w:pPr>
            <w:r>
              <w:rPr>
                <w:rFonts w:asciiTheme="minorEastAsia" w:eastAsiaTheme="minorEastAsia" w:hAnsiTheme="minorEastAsia" w:hint="eastAsia"/>
              </w:rPr>
              <w:t>5</w:t>
            </w:r>
          </w:p>
        </w:tc>
        <w:tc>
          <w:tcPr>
            <w:tcW w:w="3592" w:type="dxa"/>
            <w:shd w:val="clear" w:color="auto" w:fill="FFFFFF"/>
            <w:vAlign w:val="center"/>
          </w:tcPr>
          <w:p w:rsidR="004A5541" w:rsidRDefault="00DE4E0F">
            <w:pPr>
              <w:jc w:val="center"/>
              <w:rPr>
                <w:rFonts w:asciiTheme="minorEastAsia" w:eastAsiaTheme="minorEastAsia" w:hAnsiTheme="minorEastAsia"/>
              </w:rPr>
            </w:pPr>
            <w:r>
              <w:rPr>
                <w:rFonts w:asciiTheme="minorEastAsia" w:eastAsiaTheme="minorEastAsia" w:hAnsiTheme="minorEastAsia" w:hint="eastAsia"/>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其他</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359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整形</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42" w:name="_6.11._来源"/>
      <w:bookmarkStart w:id="343" w:name="_访问终端类型"/>
      <w:bookmarkStart w:id="344" w:name="_Toc10682"/>
      <w:bookmarkStart w:id="345" w:name="_Toc16697"/>
      <w:bookmarkEnd w:id="342"/>
      <w:bookmarkEnd w:id="343"/>
      <w:r>
        <w:rPr>
          <w:rFonts w:asciiTheme="minorEastAsia" w:eastAsiaTheme="minorEastAsia" w:hAnsiTheme="minorEastAsia" w:hint="eastAsia"/>
        </w:rPr>
        <w:t>访问终端类型</w:t>
      </w:r>
      <w:bookmarkEnd w:id="344"/>
      <w:bookmarkEnd w:id="345"/>
    </w:p>
    <w:tbl>
      <w:tblPr>
        <w:tblW w:w="4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15"/>
        <w:gridCol w:w="1266"/>
        <w:gridCol w:w="1266"/>
      </w:tblGrid>
      <w:tr w:rsidR="004A5541">
        <w:trPr>
          <w:trHeight w:val="422"/>
        </w:trPr>
        <w:tc>
          <w:tcPr>
            <w:tcW w:w="151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Mobile</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PC</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46" w:name="_6.12._验证码类型"/>
      <w:bookmarkStart w:id="347" w:name="_Toc5609"/>
      <w:bookmarkStart w:id="348" w:name="_Toc28665"/>
      <w:bookmarkEnd w:id="346"/>
      <w:r>
        <w:rPr>
          <w:rFonts w:asciiTheme="minorEastAsia" w:eastAsiaTheme="minorEastAsia" w:hAnsiTheme="minorEastAsia" w:hint="eastAsia"/>
        </w:rPr>
        <w:t>验证码类型</w:t>
      </w:r>
      <w:bookmarkEnd w:id="347"/>
      <w:bookmarkEnd w:id="348"/>
    </w:p>
    <w:tbl>
      <w:tblPr>
        <w:tblW w:w="4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15"/>
        <w:gridCol w:w="1266"/>
        <w:gridCol w:w="1266"/>
      </w:tblGrid>
      <w:tr w:rsidR="004A5541">
        <w:trPr>
          <w:trHeight w:val="422"/>
        </w:trPr>
        <w:tc>
          <w:tcPr>
            <w:tcW w:w="151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绑定手机</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49" w:name="_用户状态"/>
      <w:bookmarkStart w:id="350" w:name="_6.15._用户状态"/>
      <w:bookmarkStart w:id="351" w:name="_Toc7341"/>
      <w:bookmarkStart w:id="352" w:name="_Toc18982"/>
      <w:bookmarkEnd w:id="349"/>
      <w:bookmarkEnd w:id="350"/>
      <w:r>
        <w:rPr>
          <w:rFonts w:asciiTheme="minorEastAsia" w:eastAsiaTheme="minorEastAsia" w:hAnsiTheme="minorEastAsia" w:hint="eastAsia"/>
        </w:rPr>
        <w:t>用户状态</w:t>
      </w:r>
      <w:bookmarkEnd w:id="351"/>
      <w:bookmarkEnd w:id="352"/>
    </w:p>
    <w:tbl>
      <w:tblPr>
        <w:tblW w:w="4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15"/>
        <w:gridCol w:w="1266"/>
        <w:gridCol w:w="1266"/>
      </w:tblGrid>
      <w:tr w:rsidR="004A5541">
        <w:trPr>
          <w:trHeight w:val="422"/>
        </w:trPr>
        <w:tc>
          <w:tcPr>
            <w:tcW w:w="151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有效</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审核失败</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已锁</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5</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待审核</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7</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53" w:name="_企业信息审核状态"/>
      <w:bookmarkStart w:id="354" w:name="_Toc5316"/>
      <w:bookmarkStart w:id="355" w:name="_Toc13285"/>
      <w:bookmarkEnd w:id="353"/>
      <w:r>
        <w:rPr>
          <w:rFonts w:asciiTheme="minorEastAsia" w:eastAsiaTheme="minorEastAsia" w:hAnsiTheme="minorEastAsia" w:hint="eastAsia"/>
        </w:rPr>
        <w:lastRenderedPageBreak/>
        <w:t>企业信息审核状态</w:t>
      </w:r>
      <w:bookmarkEnd w:id="354"/>
      <w:bookmarkEnd w:id="355"/>
    </w:p>
    <w:tbl>
      <w:tblPr>
        <w:tblW w:w="4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15"/>
        <w:gridCol w:w="1266"/>
        <w:gridCol w:w="1266"/>
      </w:tblGrid>
      <w:tr w:rsidR="004A5541">
        <w:trPr>
          <w:trHeight w:val="422"/>
        </w:trPr>
        <w:tc>
          <w:tcPr>
            <w:tcW w:w="151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待审核</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审核成功</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审核失败</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56" w:name="_订单状态"/>
      <w:bookmarkStart w:id="357" w:name="_订单状态_1"/>
      <w:bookmarkStart w:id="358" w:name="_Toc18905"/>
      <w:bookmarkStart w:id="359" w:name="_Toc32179"/>
      <w:bookmarkEnd w:id="356"/>
      <w:bookmarkEnd w:id="357"/>
      <w:r>
        <w:rPr>
          <w:rFonts w:asciiTheme="minorEastAsia" w:eastAsiaTheme="minorEastAsia" w:hAnsiTheme="minorEastAsia" w:hint="eastAsia"/>
        </w:rPr>
        <w:t>订单状态</w:t>
      </w:r>
      <w:bookmarkEnd w:id="358"/>
      <w:bookmarkEnd w:id="359"/>
    </w:p>
    <w:tbl>
      <w:tblPr>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2235"/>
        <w:gridCol w:w="850"/>
        <w:gridCol w:w="1418"/>
        <w:gridCol w:w="4696"/>
      </w:tblGrid>
      <w:tr w:rsidR="004A5541">
        <w:trPr>
          <w:trHeight w:val="422"/>
        </w:trPr>
        <w:tc>
          <w:tcPr>
            <w:tcW w:w="223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850"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418"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4696" w:type="dxa"/>
            <w:shd w:val="clear" w:color="auto" w:fill="EEECE1"/>
            <w:vAlign w:val="center"/>
          </w:tcPr>
          <w:p w:rsidR="004A5541" w:rsidRDefault="00DE4E0F">
            <w:pPr>
              <w:jc w:val="left"/>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r>
      <w:tr w:rsidR="004A5541">
        <w:trPr>
          <w:trHeight w:val="422"/>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未支付</w:t>
            </w:r>
          </w:p>
        </w:tc>
        <w:tc>
          <w:tcPr>
            <w:tcW w:w="850"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418"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c>
          <w:tcPr>
            <w:tcW w:w="4696" w:type="dxa"/>
            <w:shd w:val="clear" w:color="auto" w:fill="FFFFFF"/>
            <w:vAlign w:val="center"/>
          </w:tcPr>
          <w:p w:rsidR="004A5541" w:rsidRDefault="004A5541">
            <w:pPr>
              <w:jc w:val="left"/>
              <w:rPr>
                <w:rFonts w:asciiTheme="minorEastAsia" w:eastAsiaTheme="minorEastAsia" w:hAnsiTheme="minorEastAsia"/>
                <w:sz w:val="18"/>
                <w:szCs w:val="18"/>
              </w:rPr>
            </w:pPr>
          </w:p>
        </w:tc>
      </w:tr>
      <w:tr w:rsidR="004A5541">
        <w:trPr>
          <w:trHeight w:val="422"/>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交易失败</w:t>
            </w:r>
          </w:p>
        </w:tc>
        <w:tc>
          <w:tcPr>
            <w:tcW w:w="850"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1418"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c>
          <w:tcPr>
            <w:tcW w:w="4696"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交易过程中出现错误</w:t>
            </w:r>
          </w:p>
        </w:tc>
      </w:tr>
      <w:tr w:rsidR="004A5541">
        <w:trPr>
          <w:trHeight w:val="469"/>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交易成功</w:t>
            </w:r>
          </w:p>
        </w:tc>
        <w:tc>
          <w:tcPr>
            <w:tcW w:w="850"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p>
        </w:tc>
        <w:tc>
          <w:tcPr>
            <w:tcW w:w="1418"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c>
          <w:tcPr>
            <w:tcW w:w="4696" w:type="dxa"/>
            <w:shd w:val="clear" w:color="auto" w:fill="FFFFFF"/>
            <w:vAlign w:val="center"/>
          </w:tcPr>
          <w:p w:rsidR="004A5541" w:rsidRDefault="004A5541">
            <w:pPr>
              <w:jc w:val="left"/>
              <w:rPr>
                <w:rFonts w:asciiTheme="minorEastAsia" w:eastAsiaTheme="minorEastAsia" w:hAnsiTheme="minorEastAsia"/>
                <w:sz w:val="18"/>
                <w:szCs w:val="18"/>
              </w:rPr>
            </w:pPr>
          </w:p>
        </w:tc>
      </w:tr>
      <w:tr w:rsidR="004A5541">
        <w:trPr>
          <w:trHeight w:val="469"/>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交易成功-发生退款</w:t>
            </w:r>
          </w:p>
        </w:tc>
        <w:tc>
          <w:tcPr>
            <w:tcW w:w="850"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5</w:t>
            </w:r>
          </w:p>
        </w:tc>
        <w:tc>
          <w:tcPr>
            <w:tcW w:w="1418"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c>
          <w:tcPr>
            <w:tcW w:w="4696"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交易成功，但是发生了退款。</w:t>
            </w:r>
          </w:p>
        </w:tc>
      </w:tr>
      <w:tr w:rsidR="004A5541">
        <w:trPr>
          <w:trHeight w:val="469"/>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关闭</w:t>
            </w:r>
          </w:p>
        </w:tc>
        <w:tc>
          <w:tcPr>
            <w:tcW w:w="850"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6</w:t>
            </w:r>
          </w:p>
        </w:tc>
        <w:tc>
          <w:tcPr>
            <w:tcW w:w="1418"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c>
          <w:tcPr>
            <w:tcW w:w="4696"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订单在过期时间内，没有进行确认操作。</w:t>
            </w:r>
          </w:p>
        </w:tc>
      </w:tr>
      <w:tr w:rsidR="004A5541">
        <w:trPr>
          <w:trHeight w:val="469"/>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进行中</w:t>
            </w:r>
          </w:p>
        </w:tc>
        <w:tc>
          <w:tcPr>
            <w:tcW w:w="850"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1418"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c>
          <w:tcPr>
            <w:tcW w:w="4696" w:type="dxa"/>
            <w:shd w:val="clear" w:color="auto" w:fill="FFFFFF"/>
            <w:vAlign w:val="center"/>
          </w:tcPr>
          <w:p w:rsidR="004A5541" w:rsidRDefault="004A5541">
            <w:pPr>
              <w:jc w:val="left"/>
              <w:rPr>
                <w:rFonts w:asciiTheme="minorEastAsia" w:eastAsiaTheme="minorEastAsia" w:hAnsiTheme="minorEastAsia"/>
                <w:sz w:val="18"/>
                <w:szCs w:val="18"/>
              </w:rPr>
            </w:pP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60" w:name="_6.18._绑定状态"/>
      <w:bookmarkStart w:id="361" w:name="_Toc31637"/>
      <w:bookmarkStart w:id="362" w:name="_Toc19198"/>
      <w:bookmarkEnd w:id="360"/>
      <w:r>
        <w:rPr>
          <w:rFonts w:asciiTheme="minorEastAsia" w:eastAsiaTheme="minorEastAsia" w:hAnsiTheme="minorEastAsia" w:hint="eastAsia"/>
        </w:rPr>
        <w:t>绑定状态</w:t>
      </w:r>
      <w:bookmarkEnd w:id="361"/>
      <w:bookmarkEnd w:id="362"/>
    </w:p>
    <w:tbl>
      <w:tblPr>
        <w:tblW w:w="4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515"/>
        <w:gridCol w:w="1266"/>
        <w:gridCol w:w="1266"/>
      </w:tblGrid>
      <w:tr w:rsidR="004A5541">
        <w:trPr>
          <w:trHeight w:val="422"/>
        </w:trPr>
        <w:tc>
          <w:tcPr>
            <w:tcW w:w="151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26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22"/>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已绑定</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54"/>
        </w:trPr>
        <w:tc>
          <w:tcPr>
            <w:tcW w:w="151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已解除</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26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63" w:name="_业务码"/>
      <w:bookmarkStart w:id="364" w:name="_Toc2255"/>
      <w:bookmarkStart w:id="365" w:name="_Toc4860"/>
      <w:bookmarkEnd w:id="363"/>
      <w:r>
        <w:rPr>
          <w:rFonts w:asciiTheme="minorEastAsia" w:eastAsiaTheme="minorEastAsia" w:hAnsiTheme="minorEastAsia" w:hint="eastAsia"/>
        </w:rPr>
        <w:t>业务码</w:t>
      </w:r>
      <w:bookmarkEnd w:id="364"/>
      <w:bookmarkEnd w:id="365"/>
    </w:p>
    <w:tbl>
      <w:tblPr>
        <w:tblW w:w="10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58"/>
        <w:gridCol w:w="1620"/>
        <w:gridCol w:w="1155"/>
        <w:gridCol w:w="5663"/>
      </w:tblGrid>
      <w:tr w:rsidR="004A5541">
        <w:tc>
          <w:tcPr>
            <w:tcW w:w="1858"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620"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c>
          <w:tcPr>
            <w:tcW w:w="1155"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业务场景</w:t>
            </w:r>
          </w:p>
        </w:tc>
        <w:tc>
          <w:tcPr>
            <w:tcW w:w="5663" w:type="dxa"/>
            <w:shd w:val="clear" w:color="auto" w:fill="EEECE1"/>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说明</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1001</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代收投资金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1002</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代收还款（本金/收益）金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1003</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代收债权</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1004</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自动代收投资金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1005</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自动代收还款（本金/收益）金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1006</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Helvetica"/>
                <w:color w:val="141414"/>
                <w:sz w:val="18"/>
                <w:szCs w:val="18"/>
                <w:shd w:val="clear" w:color="auto" w:fill="FFFFFF"/>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Helvetica"/>
                <w:color w:val="141414"/>
                <w:sz w:val="18"/>
                <w:szCs w:val="18"/>
                <w:shd w:val="clear" w:color="auto" w:fill="FFFFFF"/>
              </w:rPr>
              <w:t>第三方代收还款（本金/收益）金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lastRenderedPageBreak/>
              <w:t>1007</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Helvetica"/>
                <w:color w:val="141414"/>
                <w:sz w:val="18"/>
                <w:szCs w:val="18"/>
                <w:shd w:val="clear" w:color="auto" w:fill="FFFFFF"/>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proofErr w:type="gramStart"/>
            <w:r>
              <w:rPr>
                <w:rFonts w:asciiTheme="minorEastAsia" w:eastAsiaTheme="minorEastAsia" w:hAnsiTheme="minorEastAsia" w:cs="Helvetica"/>
                <w:color w:val="141414"/>
                <w:sz w:val="18"/>
                <w:szCs w:val="18"/>
                <w:shd w:val="clear" w:color="auto" w:fill="FFFFFF"/>
              </w:rPr>
              <w:t>偿</w:t>
            </w:r>
            <w:proofErr w:type="gramEnd"/>
            <w:r>
              <w:rPr>
                <w:rFonts w:asciiTheme="minorEastAsia" w:eastAsiaTheme="minorEastAsia" w:hAnsiTheme="minorEastAsia" w:cs="Helvetica"/>
                <w:color w:val="141414"/>
                <w:sz w:val="18"/>
                <w:szCs w:val="18"/>
                <w:shd w:val="clear" w:color="auto" w:fill="FFFFFF"/>
              </w:rPr>
              <w:t>第三方代收还款（本金/收益）金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2001</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代付借款金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2002</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代付还款（本金/收益）金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2003</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代付债权</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2004</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自动代付借款金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2005</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color w:val="000000"/>
                <w:sz w:val="18"/>
                <w:szCs w:val="18"/>
              </w:rPr>
              <w:t>自动代付还款（本金/收益）金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2006</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Helvetica"/>
                <w:color w:val="141414"/>
                <w:sz w:val="18"/>
                <w:szCs w:val="18"/>
                <w:shd w:val="clear" w:color="auto" w:fill="FFFFFF"/>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Helvetica"/>
                <w:color w:val="141414"/>
                <w:sz w:val="18"/>
                <w:szCs w:val="18"/>
                <w:shd w:val="clear" w:color="auto" w:fill="FFFFFF"/>
              </w:rPr>
              <w:t>第三方代付还款（本金/收益）金</w:t>
            </w:r>
          </w:p>
        </w:tc>
      </w:tr>
      <w:tr w:rsidR="004A5541">
        <w:tc>
          <w:tcPr>
            <w:tcW w:w="1858"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2007</w:t>
            </w:r>
          </w:p>
        </w:tc>
        <w:tc>
          <w:tcPr>
            <w:tcW w:w="1620" w:type="dxa"/>
          </w:tcPr>
          <w:p w:rsidR="004A5541" w:rsidRDefault="00DE4E0F">
            <w:pPr>
              <w:rPr>
                <w:rFonts w:asciiTheme="minorEastAsia" w:eastAsiaTheme="minorEastAsia" w:hAnsiTheme="minorEastAsia" w:cs="Calibri"/>
                <w:color w:val="000000"/>
                <w:sz w:val="18"/>
                <w:szCs w:val="18"/>
              </w:rPr>
            </w:pPr>
            <w:r>
              <w:rPr>
                <w:rFonts w:asciiTheme="minorEastAsia" w:eastAsiaTheme="minorEastAsia" w:hAnsiTheme="minorEastAsia" w:cs="Calibri" w:hint="eastAsia"/>
                <w:color w:val="000000"/>
                <w:sz w:val="18"/>
                <w:szCs w:val="18"/>
              </w:rPr>
              <w:t>String</w:t>
            </w:r>
          </w:p>
        </w:tc>
        <w:tc>
          <w:tcPr>
            <w:tcW w:w="1155" w:type="dxa"/>
          </w:tcPr>
          <w:p w:rsidR="004A5541" w:rsidRDefault="00DE4E0F">
            <w:pPr>
              <w:rPr>
                <w:rFonts w:asciiTheme="minorEastAsia" w:eastAsiaTheme="minorEastAsia" w:hAnsiTheme="minorEastAsia" w:cs="Helvetica"/>
                <w:color w:val="141414"/>
                <w:sz w:val="18"/>
                <w:szCs w:val="18"/>
                <w:shd w:val="clear" w:color="auto" w:fill="FFFFFF"/>
              </w:rPr>
            </w:pPr>
            <w:r>
              <w:rPr>
                <w:rFonts w:asciiTheme="minorEastAsia" w:eastAsiaTheme="minorEastAsia" w:hAnsiTheme="minorEastAsia" w:cs="Calibri" w:hint="eastAsia"/>
                <w:color w:val="000000"/>
                <w:sz w:val="18"/>
                <w:szCs w:val="18"/>
              </w:rPr>
              <w:t>P2P</w:t>
            </w:r>
          </w:p>
        </w:tc>
        <w:tc>
          <w:tcPr>
            <w:tcW w:w="5663" w:type="dxa"/>
          </w:tcPr>
          <w:p w:rsidR="004A5541" w:rsidRDefault="00DE4E0F">
            <w:pPr>
              <w:rPr>
                <w:rFonts w:asciiTheme="minorEastAsia" w:eastAsiaTheme="minorEastAsia" w:hAnsiTheme="minorEastAsia" w:cs="Calibri"/>
                <w:color w:val="000000"/>
                <w:sz w:val="18"/>
                <w:szCs w:val="18"/>
              </w:rPr>
            </w:pPr>
            <w:proofErr w:type="gramStart"/>
            <w:r>
              <w:rPr>
                <w:rFonts w:asciiTheme="minorEastAsia" w:eastAsiaTheme="minorEastAsia" w:hAnsiTheme="minorEastAsia" w:cs="Helvetica"/>
                <w:color w:val="141414"/>
                <w:sz w:val="18"/>
                <w:szCs w:val="18"/>
                <w:shd w:val="clear" w:color="auto" w:fill="FFFFFF"/>
              </w:rPr>
              <w:t>偿</w:t>
            </w:r>
            <w:proofErr w:type="gramEnd"/>
            <w:r>
              <w:rPr>
                <w:rFonts w:asciiTheme="minorEastAsia" w:eastAsiaTheme="minorEastAsia" w:hAnsiTheme="minorEastAsia" w:cs="Helvetica"/>
                <w:color w:val="141414"/>
                <w:sz w:val="18"/>
                <w:szCs w:val="18"/>
                <w:shd w:val="clear" w:color="auto" w:fill="FFFFFF"/>
              </w:rPr>
              <w:t>第三方代付还款（本金/收益）金</w:t>
            </w:r>
          </w:p>
        </w:tc>
      </w:tr>
    </w:tbl>
    <w:p w:rsidR="004A5541" w:rsidRDefault="004A5541">
      <w:pPr>
        <w:rPr>
          <w:rFonts w:asciiTheme="minorEastAsia" w:eastAsiaTheme="minorEastAsia" w:hAnsiTheme="minorEastAsia"/>
        </w:rPr>
      </w:pPr>
    </w:p>
    <w:p w:rsidR="004A5541" w:rsidRDefault="00DE4E0F">
      <w:pPr>
        <w:numPr>
          <w:ilvl w:val="0"/>
          <w:numId w:val="61"/>
        </w:numPr>
        <w:rPr>
          <w:rFonts w:asciiTheme="minorEastAsia" w:eastAsiaTheme="minorEastAsia" w:hAnsiTheme="minorEastAsia"/>
        </w:rPr>
      </w:pPr>
      <w:r>
        <w:rPr>
          <w:rFonts w:asciiTheme="minorEastAsia" w:eastAsiaTheme="minorEastAsia" w:hAnsiTheme="minorEastAsia" w:hint="eastAsia"/>
        </w:rPr>
        <w:t>投资业务：代收投资[1001] + 代付借款[2001]</w:t>
      </w:r>
    </w:p>
    <w:p w:rsidR="004A5541" w:rsidRDefault="00DE4E0F">
      <w:pPr>
        <w:numPr>
          <w:ilvl w:val="0"/>
          <w:numId w:val="61"/>
        </w:numPr>
        <w:rPr>
          <w:rFonts w:asciiTheme="minorEastAsia" w:eastAsiaTheme="minorEastAsia" w:hAnsiTheme="minorEastAsia"/>
        </w:rPr>
      </w:pPr>
      <w:r>
        <w:rPr>
          <w:rFonts w:asciiTheme="minorEastAsia" w:eastAsiaTheme="minorEastAsia" w:hAnsiTheme="minorEastAsia" w:hint="eastAsia"/>
        </w:rPr>
        <w:t>还款业务：代收还款[1002] + 代付还款[2002]</w:t>
      </w:r>
    </w:p>
    <w:p w:rsidR="004A5541" w:rsidRDefault="00DE4E0F">
      <w:pPr>
        <w:numPr>
          <w:ilvl w:val="0"/>
          <w:numId w:val="61"/>
        </w:numPr>
        <w:rPr>
          <w:rFonts w:asciiTheme="minorEastAsia" w:eastAsiaTheme="minorEastAsia" w:hAnsiTheme="minorEastAsia"/>
        </w:rPr>
      </w:pPr>
      <w:r>
        <w:rPr>
          <w:rFonts w:asciiTheme="minorEastAsia" w:eastAsiaTheme="minorEastAsia" w:hAnsiTheme="minorEastAsia" w:hint="eastAsia"/>
        </w:rPr>
        <w:t>债权转让：代收债权[1003] + 代付债权[2003]</w:t>
      </w:r>
    </w:p>
    <w:p w:rsidR="004A5541" w:rsidRDefault="00DE4E0F">
      <w:pPr>
        <w:numPr>
          <w:ilvl w:val="0"/>
          <w:numId w:val="61"/>
        </w:numPr>
        <w:rPr>
          <w:rFonts w:asciiTheme="minorEastAsia" w:eastAsiaTheme="minorEastAsia" w:hAnsiTheme="minorEastAsia"/>
        </w:rPr>
      </w:pPr>
      <w:r>
        <w:rPr>
          <w:rFonts w:asciiTheme="minorEastAsia" w:eastAsiaTheme="minorEastAsia" w:hAnsiTheme="minorEastAsia" w:hint="eastAsia"/>
        </w:rPr>
        <w:t>自动投资业务：自动代收投资[1004]+自动代付借款[2004]</w:t>
      </w:r>
    </w:p>
    <w:p w:rsidR="004A5541" w:rsidRDefault="00DE4E0F">
      <w:pPr>
        <w:numPr>
          <w:ilvl w:val="0"/>
          <w:numId w:val="61"/>
        </w:numPr>
        <w:rPr>
          <w:rFonts w:asciiTheme="minorEastAsia" w:eastAsiaTheme="minorEastAsia" w:hAnsiTheme="minorEastAsia"/>
        </w:rPr>
      </w:pPr>
      <w:r>
        <w:rPr>
          <w:rFonts w:asciiTheme="minorEastAsia" w:eastAsiaTheme="minorEastAsia" w:hAnsiTheme="minorEastAsia" w:hint="eastAsia"/>
        </w:rPr>
        <w:t>自动还款业务：自动代收还款[1005]+自动代付还款[2005]</w:t>
      </w:r>
    </w:p>
    <w:p w:rsidR="004A5541" w:rsidRDefault="00DE4E0F">
      <w:pPr>
        <w:numPr>
          <w:ilvl w:val="0"/>
          <w:numId w:val="61"/>
        </w:numPr>
        <w:rPr>
          <w:rFonts w:asciiTheme="minorEastAsia" w:eastAsiaTheme="minorEastAsia" w:hAnsiTheme="minorEastAsia"/>
        </w:rPr>
      </w:pPr>
      <w:r>
        <w:rPr>
          <w:rFonts w:asciiTheme="minorEastAsia" w:eastAsiaTheme="minorEastAsia" w:hAnsiTheme="minorEastAsia" w:hint="eastAsia"/>
        </w:rPr>
        <w:t>第三方代还:</w:t>
      </w:r>
      <w:r>
        <w:rPr>
          <w:rFonts w:asciiTheme="minorEastAsia" w:eastAsiaTheme="minorEastAsia" w:hAnsiTheme="minorEastAsia"/>
        </w:rPr>
        <w:t>第三方代收还款（本金/收益）金</w:t>
      </w:r>
      <w:r>
        <w:rPr>
          <w:rFonts w:asciiTheme="minorEastAsia" w:eastAsiaTheme="minorEastAsia" w:hAnsiTheme="minorEastAsia" w:hint="eastAsia"/>
        </w:rPr>
        <w:t>[1006]+</w:t>
      </w:r>
      <w:r>
        <w:rPr>
          <w:rFonts w:asciiTheme="minorEastAsia" w:eastAsiaTheme="minorEastAsia" w:hAnsiTheme="minorEastAsia"/>
        </w:rPr>
        <w:t>第三方代付还款（本金/收益）金</w:t>
      </w:r>
      <w:r>
        <w:rPr>
          <w:rFonts w:asciiTheme="minorEastAsia" w:eastAsiaTheme="minorEastAsia" w:hAnsiTheme="minorEastAsia" w:hint="eastAsia"/>
        </w:rPr>
        <w:t>[2006]</w:t>
      </w:r>
    </w:p>
    <w:p w:rsidR="004A5541" w:rsidRDefault="00DE4E0F">
      <w:pPr>
        <w:numPr>
          <w:ilvl w:val="0"/>
          <w:numId w:val="61"/>
        </w:numPr>
        <w:rPr>
          <w:rFonts w:asciiTheme="minorEastAsia" w:eastAsiaTheme="minorEastAsia" w:hAnsiTheme="minorEastAsia"/>
        </w:rPr>
      </w:pPr>
      <w:r>
        <w:rPr>
          <w:rFonts w:asciiTheme="minorEastAsia" w:eastAsiaTheme="minorEastAsia" w:hAnsiTheme="minorEastAsia" w:hint="eastAsia"/>
        </w:rPr>
        <w:t>第三</w:t>
      </w:r>
      <w:proofErr w:type="gramStart"/>
      <w:r>
        <w:rPr>
          <w:rFonts w:asciiTheme="minorEastAsia" w:eastAsiaTheme="minorEastAsia" w:hAnsiTheme="minorEastAsia" w:hint="eastAsia"/>
        </w:rPr>
        <w:t>方偿代</w:t>
      </w:r>
      <w:proofErr w:type="gramEnd"/>
      <w:r>
        <w:rPr>
          <w:rFonts w:asciiTheme="minorEastAsia" w:eastAsiaTheme="minorEastAsia" w:hAnsiTheme="minorEastAsia" w:hint="eastAsia"/>
        </w:rPr>
        <w:t>还：</w:t>
      </w:r>
      <w:proofErr w:type="gramStart"/>
      <w:r>
        <w:rPr>
          <w:rFonts w:asciiTheme="minorEastAsia" w:eastAsiaTheme="minorEastAsia" w:hAnsiTheme="minorEastAsia"/>
        </w:rPr>
        <w:t>偿</w:t>
      </w:r>
      <w:proofErr w:type="gramEnd"/>
      <w:r>
        <w:rPr>
          <w:rFonts w:asciiTheme="minorEastAsia" w:eastAsiaTheme="minorEastAsia" w:hAnsiTheme="minorEastAsia"/>
        </w:rPr>
        <w:t>第三方代收还款（本金/收益）金</w:t>
      </w:r>
      <w:r>
        <w:rPr>
          <w:rFonts w:asciiTheme="minorEastAsia" w:eastAsiaTheme="minorEastAsia" w:hAnsiTheme="minorEastAsia" w:hint="eastAsia"/>
        </w:rPr>
        <w:t>[1007]+</w:t>
      </w:r>
      <w:proofErr w:type="gramStart"/>
      <w:r>
        <w:rPr>
          <w:rFonts w:asciiTheme="minorEastAsia" w:eastAsiaTheme="minorEastAsia" w:hAnsiTheme="minorEastAsia"/>
        </w:rPr>
        <w:t>偿</w:t>
      </w:r>
      <w:proofErr w:type="gramEnd"/>
      <w:r>
        <w:rPr>
          <w:rFonts w:asciiTheme="minorEastAsia" w:eastAsiaTheme="minorEastAsia" w:hAnsiTheme="minorEastAsia"/>
        </w:rPr>
        <w:t>第三方代付还款（本金/收益）金</w:t>
      </w:r>
      <w:r>
        <w:rPr>
          <w:rFonts w:asciiTheme="minorEastAsia" w:eastAsiaTheme="minorEastAsia" w:hAnsiTheme="minorEastAsia" w:hint="eastAsia"/>
        </w:rPr>
        <w:t>[2007]</w:t>
      </w:r>
    </w:p>
    <w:p w:rsidR="004A5541" w:rsidRDefault="00DE4E0F">
      <w:pPr>
        <w:pStyle w:val="2"/>
        <w:numPr>
          <w:ilvl w:val="1"/>
          <w:numId w:val="1"/>
        </w:numPr>
        <w:rPr>
          <w:rFonts w:asciiTheme="minorEastAsia" w:eastAsiaTheme="minorEastAsia" w:hAnsiTheme="minorEastAsia" w:cs="Calibri"/>
          <w:color w:val="000000"/>
          <w:szCs w:val="21"/>
        </w:rPr>
      </w:pPr>
      <w:bookmarkStart w:id="366" w:name="_行业代码和行业名称"/>
      <w:bookmarkStart w:id="367" w:name="_Toc28884"/>
      <w:bookmarkStart w:id="368" w:name="_Toc25681"/>
      <w:bookmarkEnd w:id="366"/>
      <w:r>
        <w:rPr>
          <w:rFonts w:asciiTheme="minorEastAsia" w:eastAsiaTheme="minorEastAsia" w:hAnsiTheme="minorEastAsia" w:hint="eastAsia"/>
        </w:rPr>
        <w:t>行业代码和行业名称</w:t>
      </w:r>
      <w:bookmarkEnd w:id="367"/>
      <w:bookmarkEnd w:id="3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731"/>
        <w:gridCol w:w="7449"/>
      </w:tblGrid>
      <w:tr w:rsidR="004A5541">
        <w:trPr>
          <w:trHeight w:val="413"/>
        </w:trPr>
        <w:tc>
          <w:tcPr>
            <w:tcW w:w="1731" w:type="dxa"/>
            <w:shd w:val="clear" w:color="auto" w:fill="C2D69B"/>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行业代码</w:t>
            </w:r>
          </w:p>
        </w:tc>
        <w:tc>
          <w:tcPr>
            <w:tcW w:w="7449" w:type="dxa"/>
            <w:shd w:val="clear" w:color="auto" w:fill="C2D69B"/>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行业名称</w:t>
            </w:r>
          </w:p>
        </w:tc>
      </w:tr>
      <w:tr w:rsidR="004A5541">
        <w:trPr>
          <w:trHeight w:val="413"/>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s="宋体" w:hint="eastAsia"/>
                <w:color w:val="000000"/>
                <w:sz w:val="18"/>
                <w:szCs w:val="18"/>
              </w:rPr>
              <w:t>1111</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s="宋体" w:hint="eastAsia"/>
                <w:color w:val="000000"/>
                <w:sz w:val="18"/>
                <w:szCs w:val="18"/>
              </w:rPr>
              <w:t>P2P平台  </w:t>
            </w:r>
          </w:p>
        </w:tc>
      </w:tr>
    </w:tbl>
    <w:p w:rsidR="004A5541" w:rsidRDefault="004A5541">
      <w:pPr>
        <w:rPr>
          <w:rFonts w:asciiTheme="minorEastAsia" w:eastAsiaTheme="minorEastAsia" w:hAnsiTheme="minorEastAsia" w:cs="Calibri"/>
          <w:color w:val="000000"/>
          <w:szCs w:val="21"/>
        </w:rPr>
      </w:pPr>
    </w:p>
    <w:p w:rsidR="004A5541" w:rsidRDefault="00DE4E0F">
      <w:pPr>
        <w:pStyle w:val="2"/>
        <w:numPr>
          <w:ilvl w:val="1"/>
          <w:numId w:val="1"/>
        </w:numPr>
        <w:rPr>
          <w:rFonts w:asciiTheme="minorEastAsia" w:eastAsiaTheme="minorEastAsia" w:hAnsiTheme="minorEastAsia"/>
        </w:rPr>
      </w:pPr>
      <w:bookmarkStart w:id="369" w:name="_发卡机构"/>
      <w:bookmarkStart w:id="370" w:name="_Toc18652"/>
      <w:bookmarkStart w:id="371" w:name="_Toc9623"/>
      <w:bookmarkEnd w:id="369"/>
      <w:r>
        <w:rPr>
          <w:rFonts w:asciiTheme="minorEastAsia" w:eastAsiaTheme="minorEastAsia" w:hAnsiTheme="minorEastAsia" w:hint="eastAsia"/>
        </w:rPr>
        <w:t>发卡机构</w:t>
      </w:r>
      <w:bookmarkEnd w:id="370"/>
      <w:bookmarkEnd w:id="371"/>
    </w:p>
    <w:p w:rsidR="004A5541" w:rsidRDefault="00DE4E0F">
      <w:pPr>
        <w:rPr>
          <w:rFonts w:asciiTheme="minorEastAsia" w:eastAsiaTheme="minorEastAsia" w:hAnsiTheme="minorEastAsia"/>
        </w:rPr>
      </w:pPr>
      <w:r>
        <w:rPr>
          <w:rFonts w:asciiTheme="minorEastAsia" w:eastAsiaTheme="minorEastAsia" w:hAnsiTheme="minorEastAsia" w:hint="eastAsia"/>
        </w:rPr>
        <w:t>网关支付时使用：</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731"/>
        <w:gridCol w:w="7449"/>
      </w:tblGrid>
      <w:tr w:rsidR="004A5541">
        <w:trPr>
          <w:trHeight w:val="413"/>
        </w:trPr>
        <w:tc>
          <w:tcPr>
            <w:tcW w:w="1731"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机构代码</w:t>
            </w:r>
          </w:p>
        </w:tc>
        <w:tc>
          <w:tcPr>
            <w:tcW w:w="7449"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机构名称</w:t>
            </w:r>
          </w:p>
        </w:tc>
      </w:tr>
      <w:tr w:rsidR="004A5541">
        <w:trPr>
          <w:trHeight w:val="413"/>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cmb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招商银行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chinapay</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银联电子商务</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icbc</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中国工商银行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ccb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中国建设银行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abc</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中国农业银行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cmbc</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中国民生银行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spdb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上海浦东发展银行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sdb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深圳发展银行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hxb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华夏银行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cgb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广东发展银行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lastRenderedPageBreak/>
              <w:t>cib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兴业银行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ceb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光大银行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bob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北京银行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comm</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交通银行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boc</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中国银行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citic</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中信银行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bos</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上海银行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pingan</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平安银行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psbc</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邮政储蓄</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egb</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恒丰银行</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aps</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APS</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telpshx</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陕西</w:t>
            </w:r>
            <w:r>
              <w:rPr>
                <w:rFonts w:asciiTheme="minorEastAsia" w:eastAsiaTheme="minorEastAsia" w:hAnsiTheme="minorEastAsia"/>
                <w:color w:val="000000"/>
                <w:sz w:val="18"/>
                <w:szCs w:val="18"/>
              </w:rPr>
              <w:t>IVR</w:t>
            </w:r>
          </w:p>
        </w:tc>
      </w:tr>
      <w:tr w:rsidR="004A5541">
        <w:trPr>
          <w:trHeight w:val="441"/>
        </w:trPr>
        <w:tc>
          <w:tcPr>
            <w:tcW w:w="1731"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color w:val="000000"/>
                <w:sz w:val="18"/>
                <w:szCs w:val="18"/>
              </w:rPr>
              <w:t>aps-citic</w:t>
            </w:r>
          </w:p>
        </w:tc>
        <w:tc>
          <w:tcPr>
            <w:tcW w:w="7449" w:type="dxa"/>
            <w:shd w:val="clear" w:color="auto" w:fill="FFFFFF"/>
            <w:vAlign w:val="center"/>
          </w:tcPr>
          <w:p w:rsidR="004A5541" w:rsidRDefault="00DE4E0F">
            <w:pPr>
              <w:rPr>
                <w:rFonts w:asciiTheme="minorEastAsia" w:eastAsiaTheme="minorEastAsia" w:hAnsiTheme="minorEastAsia"/>
                <w:color w:val="000000"/>
                <w:sz w:val="18"/>
                <w:szCs w:val="18"/>
              </w:rPr>
            </w:pPr>
            <w:r>
              <w:rPr>
                <w:rFonts w:asciiTheme="minorEastAsia" w:eastAsiaTheme="minorEastAsia" w:hAnsiTheme="minorEastAsia" w:hint="eastAsia"/>
                <w:color w:val="000000"/>
                <w:sz w:val="18"/>
                <w:szCs w:val="18"/>
              </w:rPr>
              <w:t>中信银行便捷付</w:t>
            </w:r>
          </w:p>
        </w:tc>
      </w:tr>
    </w:tbl>
    <w:p w:rsidR="004A5541" w:rsidRDefault="004A5541">
      <w:pPr>
        <w:rPr>
          <w:rFonts w:asciiTheme="minorEastAsia" w:eastAsiaTheme="minorEastAsia" w:hAnsiTheme="minorEastAsia" w:cs="Calibri"/>
          <w:color w:val="000000"/>
          <w:szCs w:val="21"/>
        </w:rPr>
      </w:pPr>
    </w:p>
    <w:p w:rsidR="004A5541" w:rsidRDefault="004A5541">
      <w:pPr>
        <w:rPr>
          <w:rFonts w:asciiTheme="minorEastAsia" w:eastAsiaTheme="minorEastAsia" w:hAnsiTheme="minorEastAsia" w:cs="Calibri"/>
          <w:color w:val="000000"/>
          <w:szCs w:val="21"/>
        </w:rPr>
      </w:pPr>
    </w:p>
    <w:p w:rsidR="004A5541" w:rsidRDefault="00DE4E0F">
      <w:pPr>
        <w:pStyle w:val="2"/>
        <w:numPr>
          <w:ilvl w:val="1"/>
          <w:numId w:val="1"/>
        </w:numPr>
        <w:rPr>
          <w:rFonts w:asciiTheme="minorEastAsia" w:eastAsiaTheme="minorEastAsia" w:hAnsiTheme="minorEastAsia"/>
        </w:rPr>
      </w:pPr>
      <w:bookmarkStart w:id="372" w:name="_支付方式（网关）"/>
      <w:bookmarkStart w:id="373" w:name="_Toc11545"/>
      <w:bookmarkStart w:id="374" w:name="_Toc21557"/>
      <w:bookmarkEnd w:id="372"/>
      <w:r>
        <w:rPr>
          <w:rFonts w:asciiTheme="minorEastAsia" w:eastAsiaTheme="minorEastAsia" w:hAnsiTheme="minorEastAsia" w:hint="eastAsia"/>
        </w:rPr>
        <w:t>网关支付方式</w:t>
      </w:r>
      <w:bookmarkEnd w:id="373"/>
      <w:bookmarkEnd w:id="374"/>
    </w:p>
    <w:tbl>
      <w:tblPr>
        <w:tblW w:w="4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2235"/>
        <w:gridCol w:w="942"/>
        <w:gridCol w:w="1446"/>
      </w:tblGrid>
      <w:tr w:rsidR="004A5541">
        <w:trPr>
          <w:trHeight w:val="413"/>
        </w:trPr>
        <w:tc>
          <w:tcPr>
            <w:tcW w:w="2235"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942"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44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13"/>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B2C个人网银（借记卡）</w:t>
            </w:r>
          </w:p>
        </w:tc>
        <w:tc>
          <w:tcPr>
            <w:tcW w:w="94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2235"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B2B</w:t>
            </w:r>
            <w:proofErr w:type="gramStart"/>
            <w:r>
              <w:rPr>
                <w:rFonts w:asciiTheme="minorEastAsia" w:eastAsiaTheme="minorEastAsia" w:hAnsiTheme="minorEastAsia" w:hint="eastAsia"/>
                <w:sz w:val="18"/>
                <w:szCs w:val="18"/>
              </w:rPr>
              <w:t>企业网银</w:t>
            </w:r>
            <w:proofErr w:type="gramEnd"/>
          </w:p>
        </w:tc>
        <w:tc>
          <w:tcPr>
            <w:tcW w:w="94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75" w:name="_订单类型_1"/>
      <w:bookmarkStart w:id="376" w:name="_Toc13092"/>
      <w:bookmarkStart w:id="377" w:name="_Toc27820"/>
      <w:bookmarkEnd w:id="375"/>
      <w:r>
        <w:rPr>
          <w:rFonts w:asciiTheme="minorEastAsia" w:eastAsiaTheme="minorEastAsia" w:hAnsiTheme="minorEastAsia" w:hint="eastAsia"/>
        </w:rPr>
        <w:t>订单类型</w:t>
      </w:r>
      <w:bookmarkEnd w:id="376"/>
      <w:bookmarkEnd w:id="377"/>
    </w:p>
    <w:tbl>
      <w:tblPr>
        <w:tblW w:w="4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731"/>
        <w:gridCol w:w="1446"/>
        <w:gridCol w:w="1446"/>
      </w:tblGrid>
      <w:tr w:rsidR="004A5541">
        <w:trPr>
          <w:trHeight w:val="413"/>
        </w:trPr>
        <w:tc>
          <w:tcPr>
            <w:tcW w:w="1731"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名称</w:t>
            </w:r>
          </w:p>
        </w:tc>
        <w:tc>
          <w:tcPr>
            <w:tcW w:w="144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44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13"/>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充值订单</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消费订单</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提现订单</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托管代收订单</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单笔托管代付</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5</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批量托管代付</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6</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1731"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退款</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10</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78" w:name="_确认方式"/>
      <w:bookmarkStart w:id="379" w:name="_Toc24962"/>
      <w:bookmarkStart w:id="380" w:name="_Toc12152"/>
      <w:bookmarkStart w:id="381" w:name="OLE_LINK5"/>
      <w:bookmarkStart w:id="382" w:name="_交易验证方式"/>
      <w:bookmarkEnd w:id="378"/>
      <w:r>
        <w:rPr>
          <w:rFonts w:asciiTheme="minorEastAsia" w:eastAsiaTheme="minorEastAsia" w:hAnsiTheme="minorEastAsia" w:hint="eastAsia"/>
        </w:rPr>
        <w:t>交易验证方式</w:t>
      </w:r>
      <w:bookmarkEnd w:id="379"/>
      <w:bookmarkEnd w:id="380"/>
    </w:p>
    <w:bookmarkEnd w:id="381"/>
    <w:bookmarkEnd w:id="382"/>
    <w:p w:rsidR="004A5541" w:rsidRDefault="004A5541">
      <w:pPr>
        <w:rPr>
          <w:rFonts w:asciiTheme="minorEastAsia" w:eastAsiaTheme="minorEastAsia" w:hAnsiTheme="minorEastAsia"/>
        </w:rPr>
      </w:pPr>
    </w:p>
    <w:tbl>
      <w:tblPr>
        <w:tblW w:w="4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2023"/>
        <w:gridCol w:w="1154"/>
        <w:gridCol w:w="1446"/>
      </w:tblGrid>
      <w:tr w:rsidR="004A5541">
        <w:trPr>
          <w:trHeight w:val="413"/>
        </w:trPr>
        <w:tc>
          <w:tcPr>
            <w:tcW w:w="2023" w:type="dxa"/>
            <w:shd w:val="clear" w:color="auto" w:fill="EEECE1"/>
            <w:vAlign w:val="center"/>
          </w:tcPr>
          <w:p w:rsidR="004A5541" w:rsidRDefault="00DE4E0F">
            <w:pPr>
              <w:jc w:val="center"/>
              <w:rPr>
                <w:rFonts w:asciiTheme="minorEastAsia" w:eastAsiaTheme="minorEastAsia" w:hAnsiTheme="minorEastAsia"/>
                <w:b/>
                <w:bCs/>
                <w:sz w:val="18"/>
                <w:szCs w:val="18"/>
              </w:rPr>
            </w:pPr>
            <w:bookmarkStart w:id="383" w:name="OLE_LINK4" w:colFirst="0" w:colLast="2"/>
            <w:r>
              <w:rPr>
                <w:rFonts w:asciiTheme="minorEastAsia" w:eastAsiaTheme="minorEastAsia" w:hAnsiTheme="minorEastAsia" w:hint="eastAsia"/>
                <w:b/>
                <w:bCs/>
                <w:sz w:val="18"/>
                <w:szCs w:val="18"/>
              </w:rPr>
              <w:t>名称</w:t>
            </w:r>
          </w:p>
        </w:tc>
        <w:tc>
          <w:tcPr>
            <w:tcW w:w="1154"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取值</w:t>
            </w:r>
          </w:p>
        </w:tc>
        <w:tc>
          <w:tcPr>
            <w:tcW w:w="1446" w:type="dxa"/>
            <w:shd w:val="clear" w:color="auto" w:fill="EEECE1"/>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类型</w:t>
            </w:r>
          </w:p>
        </w:tc>
      </w:tr>
      <w:tr w:rsidR="004A5541">
        <w:trPr>
          <w:trHeight w:val="413"/>
        </w:trPr>
        <w:tc>
          <w:tcPr>
            <w:tcW w:w="202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短信验证码</w:t>
            </w:r>
          </w:p>
        </w:tc>
        <w:tc>
          <w:tcPr>
            <w:tcW w:w="1154"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tr w:rsidR="004A5541">
        <w:trPr>
          <w:trHeight w:val="441"/>
        </w:trPr>
        <w:tc>
          <w:tcPr>
            <w:tcW w:w="2023"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存管系统支付密码</w:t>
            </w:r>
          </w:p>
        </w:tc>
        <w:tc>
          <w:tcPr>
            <w:tcW w:w="1154"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446"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整型</w:t>
            </w:r>
          </w:p>
        </w:tc>
      </w:tr>
      <w:bookmarkEnd w:id="383"/>
    </w:tbl>
    <w:p w:rsidR="004A5541" w:rsidRDefault="004A5541">
      <w:pPr>
        <w:rPr>
          <w:rFonts w:asciiTheme="minorEastAsia" w:eastAsiaTheme="minorEastAsia" w:hAnsiTheme="minorEastAsia"/>
        </w:rPr>
      </w:pPr>
    </w:p>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84" w:name="_Toc4694"/>
      <w:bookmarkStart w:id="385" w:name="_Toc26495"/>
      <w:bookmarkStart w:id="386" w:name="_帐户集编号"/>
      <w:proofErr w:type="gramStart"/>
      <w:r>
        <w:rPr>
          <w:rFonts w:asciiTheme="minorEastAsia" w:eastAsiaTheme="minorEastAsia" w:hAnsiTheme="minorEastAsia" w:hint="eastAsia"/>
        </w:rPr>
        <w:t>帐户</w:t>
      </w:r>
      <w:proofErr w:type="gramEnd"/>
      <w:r>
        <w:rPr>
          <w:rFonts w:asciiTheme="minorEastAsia" w:eastAsiaTheme="minorEastAsia" w:hAnsiTheme="minorEastAsia" w:hint="eastAsia"/>
        </w:rPr>
        <w:t>集编号</w:t>
      </w:r>
      <w:bookmarkEnd w:id="384"/>
      <w:bookmarkEnd w:id="385"/>
    </w:p>
    <w:bookmarkEnd w:id="386"/>
    <w:p w:rsidR="004A5541" w:rsidRDefault="004A5541">
      <w:pPr>
        <w:rPr>
          <w:rFonts w:asciiTheme="minorEastAsia" w:eastAsiaTheme="minorEastAsia" w:hAnsiTheme="minorEastAsia"/>
        </w:rPr>
      </w:pP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731"/>
        <w:gridCol w:w="2182"/>
        <w:gridCol w:w="5220"/>
      </w:tblGrid>
      <w:tr w:rsidR="004A5541">
        <w:trPr>
          <w:trHeight w:val="413"/>
        </w:trPr>
        <w:tc>
          <w:tcPr>
            <w:tcW w:w="9133" w:type="dxa"/>
            <w:gridSpan w:val="3"/>
            <w:shd w:val="clear" w:color="auto" w:fill="E6E6E6"/>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标准账户集</w:t>
            </w:r>
          </w:p>
        </w:tc>
      </w:tr>
      <w:tr w:rsidR="004A5541">
        <w:trPr>
          <w:trHeight w:val="413"/>
        </w:trPr>
        <w:tc>
          <w:tcPr>
            <w:tcW w:w="1731" w:type="dxa"/>
            <w:shd w:val="clear" w:color="auto" w:fill="E6E6E6"/>
            <w:vAlign w:val="center"/>
          </w:tcPr>
          <w:p w:rsidR="004A5541" w:rsidRDefault="00DE4E0F">
            <w:pPr>
              <w:jc w:val="left"/>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账户集名称</w:t>
            </w:r>
          </w:p>
        </w:tc>
        <w:tc>
          <w:tcPr>
            <w:tcW w:w="2182" w:type="dxa"/>
            <w:shd w:val="clear" w:color="auto" w:fill="E6E6E6"/>
            <w:vAlign w:val="center"/>
          </w:tcPr>
          <w:p w:rsidR="004A5541" w:rsidRDefault="00DE4E0F">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账户集编号</w:t>
            </w:r>
          </w:p>
        </w:tc>
        <w:tc>
          <w:tcPr>
            <w:tcW w:w="5220" w:type="dxa"/>
            <w:shd w:val="clear" w:color="auto" w:fill="E6E6E6"/>
            <w:vAlign w:val="center"/>
          </w:tcPr>
          <w:p w:rsidR="004A5541" w:rsidRDefault="00DE4E0F">
            <w:pPr>
              <w:jc w:val="left"/>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账户用途说明</w:t>
            </w:r>
          </w:p>
        </w:tc>
      </w:tr>
      <w:tr w:rsidR="004A5541">
        <w:trPr>
          <w:trHeight w:val="413"/>
        </w:trPr>
        <w:tc>
          <w:tcPr>
            <w:tcW w:w="1731"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标准余额账户集</w:t>
            </w:r>
          </w:p>
        </w:tc>
        <w:tc>
          <w:tcPr>
            <w:tcW w:w="218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100001</w:t>
            </w:r>
          </w:p>
        </w:tc>
        <w:tc>
          <w:tcPr>
            <w:tcW w:w="5220"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用于平台</w:t>
            </w:r>
            <w:proofErr w:type="gramStart"/>
            <w:r>
              <w:rPr>
                <w:rFonts w:asciiTheme="minorEastAsia" w:eastAsiaTheme="minorEastAsia" w:hAnsiTheme="minorEastAsia" w:hint="eastAsia"/>
                <w:sz w:val="18"/>
                <w:szCs w:val="18"/>
              </w:rPr>
              <w:t>管理自</w:t>
            </w:r>
            <w:proofErr w:type="gramEnd"/>
            <w:r>
              <w:rPr>
                <w:rFonts w:asciiTheme="minorEastAsia" w:eastAsiaTheme="minorEastAsia" w:hAnsiTheme="minorEastAsia" w:hint="eastAsia"/>
                <w:sz w:val="18"/>
                <w:szCs w:val="18"/>
              </w:rPr>
              <w:t>有资金，一般为经营收入</w:t>
            </w:r>
          </w:p>
        </w:tc>
      </w:tr>
      <w:tr w:rsidR="004A5541">
        <w:trPr>
          <w:trHeight w:val="441"/>
        </w:trPr>
        <w:tc>
          <w:tcPr>
            <w:tcW w:w="1731"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标准保证金账户集</w:t>
            </w:r>
          </w:p>
        </w:tc>
        <w:tc>
          <w:tcPr>
            <w:tcW w:w="218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100002</w:t>
            </w:r>
          </w:p>
        </w:tc>
        <w:tc>
          <w:tcPr>
            <w:tcW w:w="5220"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用于平台向平台用户收取、计提保证金</w:t>
            </w:r>
          </w:p>
        </w:tc>
      </w:tr>
      <w:tr w:rsidR="004A5541">
        <w:trPr>
          <w:trHeight w:val="441"/>
        </w:trPr>
        <w:tc>
          <w:tcPr>
            <w:tcW w:w="1731"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标准准备金账户集</w:t>
            </w:r>
          </w:p>
        </w:tc>
        <w:tc>
          <w:tcPr>
            <w:tcW w:w="218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100003</w:t>
            </w:r>
          </w:p>
        </w:tc>
        <w:tc>
          <w:tcPr>
            <w:tcW w:w="5220"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用于存管通向平台收取交易手续费、保证金等费用</w:t>
            </w:r>
          </w:p>
        </w:tc>
      </w:tr>
      <w:tr w:rsidR="004A5541">
        <w:trPr>
          <w:trHeight w:val="441"/>
        </w:trPr>
        <w:tc>
          <w:tcPr>
            <w:tcW w:w="1731"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中间账户集A</w:t>
            </w:r>
          </w:p>
        </w:tc>
        <w:tc>
          <w:tcPr>
            <w:tcW w:w="218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100004</w:t>
            </w:r>
          </w:p>
        </w:tc>
        <w:tc>
          <w:tcPr>
            <w:tcW w:w="5220"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用于正向交易资金的中间账户</w:t>
            </w:r>
          </w:p>
        </w:tc>
      </w:tr>
      <w:tr w:rsidR="004A5541">
        <w:trPr>
          <w:trHeight w:val="441"/>
        </w:trPr>
        <w:tc>
          <w:tcPr>
            <w:tcW w:w="1731"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中间账户集B</w:t>
            </w:r>
          </w:p>
        </w:tc>
        <w:tc>
          <w:tcPr>
            <w:tcW w:w="218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100005</w:t>
            </w:r>
          </w:p>
        </w:tc>
        <w:tc>
          <w:tcPr>
            <w:tcW w:w="5220"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用于逆向交易资金的中间账户</w:t>
            </w:r>
          </w:p>
        </w:tc>
      </w:tr>
      <w:tr w:rsidR="004A5541">
        <w:trPr>
          <w:trHeight w:val="441"/>
        </w:trPr>
        <w:tc>
          <w:tcPr>
            <w:tcW w:w="1731"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标准营销账户集</w:t>
            </w:r>
          </w:p>
        </w:tc>
        <w:tc>
          <w:tcPr>
            <w:tcW w:w="218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2000000</w:t>
            </w:r>
          </w:p>
        </w:tc>
        <w:tc>
          <w:tcPr>
            <w:tcW w:w="5220"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用于平台管理营销活动相关的资金</w:t>
            </w:r>
          </w:p>
        </w:tc>
      </w:tr>
      <w:tr w:rsidR="004A5541">
        <w:trPr>
          <w:trHeight w:val="441"/>
        </w:trPr>
        <w:tc>
          <w:tcPr>
            <w:tcW w:w="1731"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自定义</w:t>
            </w:r>
            <w:proofErr w:type="gramStart"/>
            <w:r>
              <w:rPr>
                <w:rFonts w:asciiTheme="minorEastAsia" w:eastAsiaTheme="minorEastAsia" w:hAnsiTheme="minorEastAsia" w:hint="eastAsia"/>
                <w:sz w:val="18"/>
                <w:szCs w:val="18"/>
              </w:rPr>
              <w:t>帐户</w:t>
            </w:r>
            <w:proofErr w:type="gramEnd"/>
            <w:r>
              <w:rPr>
                <w:rFonts w:asciiTheme="minorEastAsia" w:eastAsiaTheme="minorEastAsia" w:hAnsiTheme="minorEastAsia" w:hint="eastAsia"/>
                <w:sz w:val="18"/>
                <w:szCs w:val="18"/>
              </w:rPr>
              <w:t>集A</w:t>
            </w:r>
          </w:p>
        </w:tc>
        <w:tc>
          <w:tcPr>
            <w:tcW w:w="2182" w:type="dxa"/>
            <w:shd w:val="clear" w:color="auto" w:fill="FFFFFF"/>
            <w:vAlign w:val="center"/>
          </w:tcPr>
          <w:p w:rsidR="004A5541" w:rsidRDefault="00DE4E0F">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3000001</w:t>
            </w:r>
          </w:p>
        </w:tc>
        <w:tc>
          <w:tcPr>
            <w:tcW w:w="5220" w:type="dxa"/>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保留</w:t>
            </w:r>
          </w:p>
        </w:tc>
      </w:tr>
      <w:tr w:rsidR="004A5541">
        <w:trPr>
          <w:trHeight w:val="441"/>
        </w:trPr>
        <w:tc>
          <w:tcPr>
            <w:tcW w:w="9133" w:type="dxa"/>
            <w:gridSpan w:val="3"/>
            <w:shd w:val="clear" w:color="auto" w:fill="E6E6E6"/>
            <w:vAlign w:val="center"/>
          </w:tcPr>
          <w:p w:rsidR="004A5541" w:rsidRDefault="00DE4E0F">
            <w:pPr>
              <w:jc w:val="center"/>
              <w:rPr>
                <w:rFonts w:asciiTheme="minorEastAsia" w:eastAsiaTheme="minorEastAsia" w:hAnsiTheme="minorEastAsia"/>
                <w:b/>
                <w:bCs/>
                <w:sz w:val="18"/>
                <w:szCs w:val="18"/>
              </w:rPr>
            </w:pPr>
            <w:bookmarkStart w:id="387" w:name="_Toc9144"/>
            <w:r>
              <w:rPr>
                <w:rFonts w:asciiTheme="minorEastAsia" w:eastAsiaTheme="minorEastAsia" w:hAnsiTheme="minorEastAsia" w:hint="eastAsia"/>
                <w:b/>
                <w:bCs/>
                <w:sz w:val="18"/>
                <w:szCs w:val="18"/>
              </w:rPr>
              <w:t>存管账户集</w:t>
            </w:r>
          </w:p>
        </w:tc>
      </w:tr>
      <w:tr w:rsidR="004A5541">
        <w:trPr>
          <w:trHeight w:val="441"/>
        </w:trPr>
        <w:tc>
          <w:tcPr>
            <w:tcW w:w="9133" w:type="dxa"/>
            <w:gridSpan w:val="3"/>
            <w:shd w:val="clear" w:color="auto" w:fill="FFFFFF"/>
            <w:vAlign w:val="center"/>
          </w:tcPr>
          <w:p w:rsidR="004A5541" w:rsidRDefault="00DE4E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P2P平台托管账户集名称及编号，请与存管通业务人员联系获取</w:t>
            </w:r>
          </w:p>
        </w:tc>
      </w:tr>
    </w:tbl>
    <w:p w:rsidR="004A5541" w:rsidRDefault="004A5541">
      <w:pPr>
        <w:rPr>
          <w:rFonts w:asciiTheme="minorEastAsia" w:eastAsiaTheme="minorEastAsia" w:hAnsiTheme="minorEastAsia"/>
        </w:rPr>
      </w:pPr>
    </w:p>
    <w:p w:rsidR="004A5541" w:rsidRDefault="00DE4E0F">
      <w:pPr>
        <w:rPr>
          <w:rFonts w:asciiTheme="minorEastAsia" w:eastAsiaTheme="minorEastAsia" w:hAnsiTheme="minorEastAsia"/>
        </w:rPr>
      </w:pPr>
      <w:r>
        <w:rPr>
          <w:rFonts w:asciiTheme="minorEastAsia" w:eastAsiaTheme="minorEastAsia" w:hAnsiTheme="minorEastAsia" w:hint="eastAsia"/>
        </w:rPr>
        <w:t>标准账户集：平台用户开户，银行存管系统将按照标准账户集为平台创建标准账户。</w:t>
      </w:r>
    </w:p>
    <w:p w:rsidR="004A5541" w:rsidRDefault="00DE4E0F">
      <w:pPr>
        <w:rPr>
          <w:rFonts w:asciiTheme="minorEastAsia" w:eastAsiaTheme="minorEastAsia" w:hAnsiTheme="minorEastAsia"/>
        </w:rPr>
      </w:pPr>
      <w:r>
        <w:rPr>
          <w:rFonts w:asciiTheme="minorEastAsia" w:eastAsiaTheme="minorEastAsia" w:hAnsiTheme="minorEastAsia" w:hint="eastAsia"/>
        </w:rPr>
        <w:t>存管账户集：平台在银行存管系统入网后，系统将为平台自动创建一套资金管理账户集合。</w:t>
      </w:r>
    </w:p>
    <w:p w:rsidR="004A5541" w:rsidRDefault="004A5541">
      <w:pPr>
        <w:rPr>
          <w:rFonts w:asciiTheme="minorEastAsia" w:eastAsiaTheme="minorEastAsia" w:hAnsiTheme="minorEastAsia"/>
        </w:rPr>
      </w:pPr>
    </w:p>
    <w:p w:rsidR="004A5541" w:rsidRDefault="00DE4E0F">
      <w:pPr>
        <w:pStyle w:val="2"/>
        <w:numPr>
          <w:ilvl w:val="1"/>
          <w:numId w:val="1"/>
        </w:numPr>
        <w:rPr>
          <w:rFonts w:asciiTheme="minorEastAsia" w:eastAsiaTheme="minorEastAsia" w:hAnsiTheme="minorEastAsia"/>
        </w:rPr>
      </w:pPr>
      <w:bookmarkStart w:id="388" w:name="_Toc5055"/>
      <w:bookmarkStart w:id="389" w:name="_支付行号银行范围"/>
      <w:r>
        <w:rPr>
          <w:rFonts w:asciiTheme="minorEastAsia" w:eastAsiaTheme="minorEastAsia" w:hAnsiTheme="minorEastAsia" w:hint="eastAsia"/>
        </w:rPr>
        <w:t>直连银行范围</w:t>
      </w:r>
      <w:bookmarkEnd w:id="388"/>
    </w:p>
    <w:bookmarkEnd w:id="387"/>
    <w:bookmarkEnd w:id="389"/>
    <w:p w:rsidR="001C5DD9" w:rsidRPr="001C5DD9" w:rsidRDefault="001C5DD9" w:rsidP="001C5DD9">
      <w:pPr>
        <w:rPr>
          <w:rFonts w:asciiTheme="minorEastAsia" w:eastAsiaTheme="minorEastAsia" w:hAnsiTheme="minorEastAsia"/>
        </w:rPr>
      </w:pPr>
      <w:r w:rsidRPr="001C5DD9">
        <w:rPr>
          <w:rFonts w:asciiTheme="minorEastAsia" w:eastAsiaTheme="minorEastAsia" w:hAnsiTheme="minorEastAsia" w:hint="eastAsia"/>
        </w:rPr>
        <w:t>对私账户支付行号银行范围：</w:t>
      </w:r>
    </w:p>
    <w:tbl>
      <w:tblPr>
        <w:tblW w:w="9460" w:type="dxa"/>
        <w:tblInd w:w="93" w:type="dxa"/>
        <w:tblLayout w:type="fixed"/>
        <w:tblLook w:val="04A0"/>
      </w:tblPr>
      <w:tblGrid>
        <w:gridCol w:w="1080"/>
        <w:gridCol w:w="1940"/>
        <w:gridCol w:w="1940"/>
        <w:gridCol w:w="1500"/>
        <w:gridCol w:w="1500"/>
        <w:gridCol w:w="1500"/>
      </w:tblGrid>
      <w:tr w:rsidR="001C5DD9" w:rsidRPr="00C30F83" w:rsidTr="00864DE9">
        <w:trPr>
          <w:trHeight w:val="270"/>
        </w:trPr>
        <w:tc>
          <w:tcPr>
            <w:tcW w:w="1080" w:type="dxa"/>
            <w:tcBorders>
              <w:top w:val="single" w:sz="4" w:space="0" w:color="auto"/>
              <w:left w:val="single" w:sz="4" w:space="0" w:color="auto"/>
              <w:bottom w:val="nil"/>
              <w:right w:val="single" w:sz="4" w:space="0" w:color="auto"/>
            </w:tcBorders>
            <w:shd w:val="clear" w:color="000000" w:fill="BFBFBF"/>
            <w:vAlign w:val="center"/>
          </w:tcPr>
          <w:p w:rsidR="001C5DD9" w:rsidRPr="00C30F83" w:rsidRDefault="001C5DD9" w:rsidP="00864DE9">
            <w:pPr>
              <w:jc w:val="center"/>
              <w:rPr>
                <w:rFonts w:asciiTheme="minorEastAsia" w:eastAsiaTheme="minorEastAsia" w:hAnsiTheme="minorEastAsia"/>
                <w:b/>
                <w:bCs/>
                <w:sz w:val="18"/>
                <w:szCs w:val="18"/>
              </w:rPr>
            </w:pPr>
            <w:r w:rsidRPr="00C30F83">
              <w:rPr>
                <w:rFonts w:asciiTheme="minorEastAsia" w:eastAsiaTheme="minorEastAsia" w:hAnsiTheme="minorEastAsia" w:hint="eastAsia"/>
                <w:b/>
                <w:bCs/>
                <w:sz w:val="18"/>
                <w:szCs w:val="18"/>
              </w:rPr>
              <w:t>序号</w:t>
            </w:r>
          </w:p>
        </w:tc>
        <w:tc>
          <w:tcPr>
            <w:tcW w:w="1940" w:type="dxa"/>
            <w:tcBorders>
              <w:top w:val="single" w:sz="4" w:space="0" w:color="auto"/>
              <w:left w:val="nil"/>
              <w:bottom w:val="nil"/>
              <w:right w:val="single" w:sz="4" w:space="0" w:color="auto"/>
            </w:tcBorders>
            <w:shd w:val="clear" w:color="000000" w:fill="BFBFBF"/>
            <w:vAlign w:val="center"/>
          </w:tcPr>
          <w:p w:rsidR="001C5DD9" w:rsidRPr="00C30F83" w:rsidRDefault="001C5DD9" w:rsidP="00864DE9">
            <w:pPr>
              <w:jc w:val="center"/>
              <w:rPr>
                <w:rFonts w:asciiTheme="minorEastAsia" w:eastAsiaTheme="minorEastAsia" w:hAnsiTheme="minorEastAsia"/>
                <w:b/>
                <w:bCs/>
                <w:sz w:val="18"/>
                <w:szCs w:val="18"/>
              </w:rPr>
            </w:pPr>
            <w:r w:rsidRPr="00C30F83">
              <w:rPr>
                <w:rFonts w:asciiTheme="minorEastAsia" w:eastAsiaTheme="minorEastAsia" w:hAnsiTheme="minorEastAsia" w:hint="eastAsia"/>
                <w:b/>
                <w:bCs/>
                <w:sz w:val="18"/>
                <w:szCs w:val="18"/>
              </w:rPr>
              <w:t>银行名称</w:t>
            </w:r>
          </w:p>
        </w:tc>
        <w:tc>
          <w:tcPr>
            <w:tcW w:w="1940" w:type="dxa"/>
            <w:tcBorders>
              <w:top w:val="single" w:sz="4" w:space="0" w:color="auto"/>
              <w:left w:val="nil"/>
              <w:bottom w:val="nil"/>
              <w:right w:val="single" w:sz="4" w:space="0" w:color="auto"/>
            </w:tcBorders>
            <w:shd w:val="clear" w:color="000000" w:fill="BFBFBF"/>
          </w:tcPr>
          <w:p w:rsidR="001C5DD9" w:rsidRPr="00C30F83" w:rsidRDefault="001C5DD9" w:rsidP="00864DE9">
            <w:pPr>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银行代码</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lastRenderedPageBreak/>
              <w:t>1</w:t>
            </w:r>
          </w:p>
        </w:tc>
        <w:tc>
          <w:tcPr>
            <w:tcW w:w="1940" w:type="dxa"/>
            <w:tcBorders>
              <w:top w:val="single" w:sz="4" w:space="0" w:color="auto"/>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中国工商银行</w:t>
            </w:r>
          </w:p>
        </w:tc>
        <w:tc>
          <w:tcPr>
            <w:tcW w:w="1940" w:type="dxa"/>
            <w:tcBorders>
              <w:top w:val="single" w:sz="4" w:space="0" w:color="auto"/>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1020000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2</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中国农业银行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1030000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3</w:t>
            </w:r>
          </w:p>
        </w:tc>
        <w:tc>
          <w:tcPr>
            <w:tcW w:w="1940" w:type="dxa"/>
            <w:tcBorders>
              <w:top w:val="nil"/>
              <w:left w:val="nil"/>
              <w:bottom w:val="single" w:sz="4" w:space="0" w:color="auto"/>
              <w:right w:val="single" w:sz="4" w:space="0" w:color="auto"/>
            </w:tcBorders>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中国银行</w:t>
            </w:r>
          </w:p>
        </w:tc>
        <w:tc>
          <w:tcPr>
            <w:tcW w:w="1940" w:type="dxa"/>
            <w:tcBorders>
              <w:top w:val="nil"/>
              <w:left w:val="nil"/>
              <w:bottom w:val="single" w:sz="4" w:space="0" w:color="auto"/>
              <w:right w:val="single" w:sz="4" w:space="0" w:color="auto"/>
            </w:tcBorders>
          </w:tcPr>
          <w:p w:rsidR="001C5DD9" w:rsidRDefault="001C5DD9" w:rsidP="00864DE9">
            <w:pPr>
              <w:jc w:val="center"/>
              <w:rPr>
                <w:rFonts w:cs="Calibri"/>
                <w:color w:val="000000"/>
                <w:sz w:val="22"/>
              </w:rPr>
            </w:pPr>
            <w:r>
              <w:rPr>
                <w:rFonts w:cs="Calibri"/>
                <w:color w:val="000000"/>
                <w:sz w:val="22"/>
              </w:rPr>
              <w:t>1040000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4</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中国建设银行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1050000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5</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中信银行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3020000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6</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光大银行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3030000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7</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华夏银行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3040000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8</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平安银行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4105840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9</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招商银行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3080000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10</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兴业银行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3090000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11</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浦发银行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3100000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12</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中国邮政储蓄银行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1000000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13</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宁波银行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4083320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14</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南京银行</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4243010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r w:rsidR="001C5DD9" w:rsidRPr="00C30F83" w:rsidTr="00864DE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tcPr>
          <w:p w:rsidR="001C5DD9" w:rsidRPr="00C30F83" w:rsidRDefault="001C5DD9" w:rsidP="00864DE9">
            <w:pPr>
              <w:jc w:val="center"/>
              <w:rPr>
                <w:rFonts w:asciiTheme="minorEastAsia" w:eastAsiaTheme="minorEastAsia" w:hAnsiTheme="minorEastAsia"/>
                <w:sz w:val="18"/>
                <w:szCs w:val="18"/>
              </w:rPr>
            </w:pPr>
            <w:r w:rsidRPr="00C30F83">
              <w:rPr>
                <w:rFonts w:asciiTheme="minorEastAsia" w:eastAsiaTheme="minorEastAsia" w:hAnsiTheme="minorEastAsia" w:hint="eastAsia"/>
                <w:sz w:val="18"/>
                <w:szCs w:val="18"/>
              </w:rPr>
              <w:t>15</w:t>
            </w:r>
          </w:p>
        </w:tc>
        <w:tc>
          <w:tcPr>
            <w:tcW w:w="1940" w:type="dxa"/>
            <w:tcBorders>
              <w:top w:val="nil"/>
              <w:left w:val="nil"/>
              <w:bottom w:val="single" w:sz="4" w:space="0" w:color="auto"/>
              <w:right w:val="single" w:sz="4" w:space="0" w:color="auto"/>
            </w:tcBorders>
            <w:shd w:val="clear" w:color="000000" w:fill="FFFFFF"/>
            <w:vAlign w:val="center"/>
          </w:tcPr>
          <w:p w:rsidR="001C5DD9" w:rsidRDefault="001C5DD9" w:rsidP="00864DE9">
            <w:pPr>
              <w:jc w:val="center"/>
              <w:rPr>
                <w:rFonts w:ascii="宋体" w:hAnsi="宋体" w:cs="宋体"/>
                <w:color w:val="000000"/>
                <w:sz w:val="18"/>
                <w:szCs w:val="18"/>
              </w:rPr>
            </w:pPr>
            <w:r>
              <w:rPr>
                <w:rFonts w:hint="eastAsia"/>
                <w:color w:val="000000"/>
                <w:sz w:val="18"/>
                <w:szCs w:val="18"/>
              </w:rPr>
              <w:t>农信湖南</w:t>
            </w:r>
          </w:p>
        </w:tc>
        <w:tc>
          <w:tcPr>
            <w:tcW w:w="1940" w:type="dxa"/>
            <w:tcBorders>
              <w:top w:val="nil"/>
              <w:left w:val="nil"/>
              <w:bottom w:val="single" w:sz="4" w:space="0" w:color="auto"/>
              <w:right w:val="single" w:sz="4" w:space="0" w:color="auto"/>
            </w:tcBorders>
            <w:shd w:val="clear" w:color="000000" w:fill="FFFFFF"/>
          </w:tcPr>
          <w:p w:rsidR="001C5DD9" w:rsidRDefault="001C5DD9" w:rsidP="00864DE9">
            <w:pPr>
              <w:jc w:val="center"/>
              <w:rPr>
                <w:rFonts w:cs="Calibri"/>
                <w:color w:val="000000"/>
                <w:sz w:val="22"/>
              </w:rPr>
            </w:pPr>
            <w:r>
              <w:rPr>
                <w:rFonts w:cs="Calibri"/>
                <w:color w:val="000000"/>
                <w:sz w:val="22"/>
              </w:rPr>
              <w:t>14385500</w:t>
            </w: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c>
          <w:tcPr>
            <w:tcW w:w="1500" w:type="dxa"/>
            <w:vAlign w:val="center"/>
          </w:tcPr>
          <w:p w:rsidR="001C5DD9" w:rsidRPr="00C30F83" w:rsidRDefault="001C5DD9" w:rsidP="00864DE9">
            <w:pPr>
              <w:widowControl/>
              <w:jc w:val="left"/>
            </w:pPr>
          </w:p>
        </w:tc>
      </w:tr>
    </w:tbl>
    <w:p w:rsidR="001C5DD9" w:rsidRDefault="001C5DD9" w:rsidP="001C5DD9">
      <w:pPr>
        <w:rPr>
          <w:rFonts w:asciiTheme="minorEastAsia" w:eastAsiaTheme="minorEastAsia" w:hAnsiTheme="minorEastAsia" w:hint="eastAsia"/>
        </w:rPr>
      </w:pPr>
    </w:p>
    <w:p w:rsidR="001C5DD9" w:rsidRPr="001C5DD9" w:rsidRDefault="001C5DD9" w:rsidP="001C5DD9">
      <w:pPr>
        <w:rPr>
          <w:rFonts w:asciiTheme="minorEastAsia" w:eastAsiaTheme="minorEastAsia" w:hAnsiTheme="minorEastAsia"/>
        </w:rPr>
      </w:pPr>
      <w:r w:rsidRPr="001C5DD9">
        <w:rPr>
          <w:rFonts w:asciiTheme="minorEastAsia" w:eastAsiaTheme="minorEastAsia" w:hAnsiTheme="minorEastAsia" w:hint="eastAsia"/>
        </w:rPr>
        <w:t>对公账号支付行号银行范围：</w:t>
      </w:r>
    </w:p>
    <w:tbl>
      <w:tblPr>
        <w:tblW w:w="3820"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80"/>
        <w:gridCol w:w="2740"/>
      </w:tblGrid>
      <w:tr w:rsidR="001C5DD9" w:rsidRPr="00C30F83" w:rsidTr="00864DE9">
        <w:trPr>
          <w:trHeight w:val="272"/>
        </w:trPr>
        <w:tc>
          <w:tcPr>
            <w:tcW w:w="1080" w:type="dxa"/>
            <w:tcBorders>
              <w:tl2br w:val="nil"/>
              <w:tr2bl w:val="nil"/>
            </w:tcBorders>
            <w:shd w:val="clear" w:color="000000" w:fill="BFBFBF"/>
            <w:vAlign w:val="center"/>
          </w:tcPr>
          <w:p w:rsidR="001C5DD9" w:rsidRPr="00C30F83" w:rsidRDefault="001C5DD9" w:rsidP="00864DE9">
            <w:pPr>
              <w:widowControl/>
              <w:jc w:val="left"/>
              <w:rPr>
                <w:rFonts w:asciiTheme="minorEastAsia" w:eastAsiaTheme="minorEastAsia" w:hAnsiTheme="minorEastAsia" w:cs="宋体"/>
                <w:b/>
                <w:bCs/>
                <w:kern w:val="0"/>
                <w:sz w:val="20"/>
                <w:szCs w:val="20"/>
              </w:rPr>
            </w:pPr>
            <w:r w:rsidRPr="00C30F83">
              <w:rPr>
                <w:rFonts w:asciiTheme="minorEastAsia" w:eastAsiaTheme="minorEastAsia" w:hAnsiTheme="minorEastAsia" w:cs="宋体" w:hint="eastAsia"/>
                <w:b/>
                <w:bCs/>
                <w:kern w:val="0"/>
                <w:sz w:val="20"/>
                <w:szCs w:val="20"/>
              </w:rPr>
              <w:t>序号</w:t>
            </w:r>
          </w:p>
        </w:tc>
        <w:tc>
          <w:tcPr>
            <w:tcW w:w="2740" w:type="dxa"/>
            <w:tcBorders>
              <w:tl2br w:val="nil"/>
              <w:tr2bl w:val="nil"/>
            </w:tcBorders>
            <w:shd w:val="clear" w:color="000000" w:fill="BFBFBF"/>
            <w:vAlign w:val="center"/>
          </w:tcPr>
          <w:p w:rsidR="001C5DD9" w:rsidRPr="00C30F83" w:rsidRDefault="001C5DD9" w:rsidP="00864DE9">
            <w:pPr>
              <w:widowControl/>
              <w:jc w:val="left"/>
              <w:rPr>
                <w:rFonts w:asciiTheme="minorEastAsia" w:eastAsiaTheme="minorEastAsia" w:hAnsiTheme="minorEastAsia" w:cs="宋体"/>
                <w:b/>
                <w:bCs/>
                <w:kern w:val="0"/>
                <w:sz w:val="20"/>
                <w:szCs w:val="20"/>
              </w:rPr>
            </w:pPr>
            <w:r w:rsidRPr="00C30F83">
              <w:rPr>
                <w:rFonts w:asciiTheme="minorEastAsia" w:eastAsiaTheme="minorEastAsia" w:hAnsiTheme="minorEastAsia" w:cs="宋体" w:hint="eastAsia"/>
                <w:b/>
                <w:bCs/>
                <w:kern w:val="0"/>
                <w:sz w:val="20"/>
                <w:szCs w:val="20"/>
              </w:rPr>
              <w:t>银行名称</w:t>
            </w:r>
          </w:p>
        </w:tc>
      </w:tr>
      <w:tr w:rsidR="001C5DD9" w:rsidRPr="00C30F83" w:rsidTr="00864DE9">
        <w:trPr>
          <w:trHeight w:val="272"/>
        </w:trPr>
        <w:tc>
          <w:tcPr>
            <w:tcW w:w="1080" w:type="dxa"/>
            <w:tcBorders>
              <w:tl2br w:val="nil"/>
              <w:tr2bl w:val="nil"/>
            </w:tcBorders>
            <w:shd w:val="clear" w:color="auto" w:fill="auto"/>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1</w:t>
            </w:r>
          </w:p>
        </w:tc>
        <w:tc>
          <w:tcPr>
            <w:tcW w:w="2740" w:type="dxa"/>
            <w:tcBorders>
              <w:tl2br w:val="nil"/>
              <w:tr2bl w:val="nil"/>
            </w:tcBorders>
            <w:shd w:val="clear" w:color="000000" w:fill="FFFFFF"/>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中国工商银行</w:t>
            </w:r>
          </w:p>
        </w:tc>
      </w:tr>
      <w:tr w:rsidR="001C5DD9" w:rsidRPr="00C30F83" w:rsidTr="00864DE9">
        <w:trPr>
          <w:trHeight w:val="272"/>
        </w:trPr>
        <w:tc>
          <w:tcPr>
            <w:tcW w:w="1080" w:type="dxa"/>
            <w:tcBorders>
              <w:tl2br w:val="nil"/>
              <w:tr2bl w:val="nil"/>
            </w:tcBorders>
            <w:shd w:val="clear" w:color="auto" w:fill="auto"/>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2</w:t>
            </w:r>
          </w:p>
        </w:tc>
        <w:tc>
          <w:tcPr>
            <w:tcW w:w="2740" w:type="dxa"/>
            <w:tcBorders>
              <w:tl2br w:val="nil"/>
              <w:tr2bl w:val="nil"/>
            </w:tcBorders>
            <w:shd w:val="clear" w:color="000000" w:fill="FFFFFF"/>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中国农业银行</w:t>
            </w:r>
          </w:p>
        </w:tc>
      </w:tr>
      <w:tr w:rsidR="001C5DD9" w:rsidRPr="00C30F83" w:rsidTr="00864DE9">
        <w:trPr>
          <w:trHeight w:val="272"/>
        </w:trPr>
        <w:tc>
          <w:tcPr>
            <w:tcW w:w="1080" w:type="dxa"/>
            <w:tcBorders>
              <w:tl2br w:val="nil"/>
              <w:tr2bl w:val="nil"/>
            </w:tcBorders>
            <w:shd w:val="clear" w:color="auto" w:fill="auto"/>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3</w:t>
            </w:r>
          </w:p>
        </w:tc>
        <w:tc>
          <w:tcPr>
            <w:tcW w:w="2740" w:type="dxa"/>
            <w:tcBorders>
              <w:tl2br w:val="nil"/>
              <w:tr2bl w:val="nil"/>
            </w:tcBorders>
            <w:shd w:val="clear" w:color="000000" w:fill="FFFFFF"/>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中国建设银行</w:t>
            </w:r>
          </w:p>
        </w:tc>
      </w:tr>
      <w:tr w:rsidR="001C5DD9" w:rsidRPr="00C30F83" w:rsidTr="00864DE9">
        <w:trPr>
          <w:trHeight w:val="272"/>
        </w:trPr>
        <w:tc>
          <w:tcPr>
            <w:tcW w:w="1080" w:type="dxa"/>
            <w:tcBorders>
              <w:tl2br w:val="nil"/>
              <w:tr2bl w:val="nil"/>
            </w:tcBorders>
            <w:shd w:val="clear" w:color="auto" w:fill="auto"/>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4</w:t>
            </w:r>
          </w:p>
        </w:tc>
        <w:tc>
          <w:tcPr>
            <w:tcW w:w="2740" w:type="dxa"/>
            <w:tcBorders>
              <w:tl2br w:val="nil"/>
              <w:tr2bl w:val="nil"/>
            </w:tcBorders>
            <w:shd w:val="clear" w:color="000000" w:fill="FFFFFF"/>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中信银行</w:t>
            </w:r>
          </w:p>
        </w:tc>
      </w:tr>
      <w:tr w:rsidR="001C5DD9" w:rsidRPr="00C30F83" w:rsidTr="00864DE9">
        <w:trPr>
          <w:trHeight w:val="272"/>
        </w:trPr>
        <w:tc>
          <w:tcPr>
            <w:tcW w:w="1080" w:type="dxa"/>
            <w:tcBorders>
              <w:tl2br w:val="nil"/>
              <w:tr2bl w:val="nil"/>
            </w:tcBorders>
            <w:shd w:val="clear" w:color="auto" w:fill="auto"/>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5</w:t>
            </w:r>
          </w:p>
        </w:tc>
        <w:tc>
          <w:tcPr>
            <w:tcW w:w="2740" w:type="dxa"/>
            <w:tcBorders>
              <w:tl2br w:val="nil"/>
              <w:tr2bl w:val="nil"/>
            </w:tcBorders>
            <w:shd w:val="clear" w:color="000000" w:fill="FFFFFF"/>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平安银行</w:t>
            </w:r>
          </w:p>
        </w:tc>
      </w:tr>
      <w:tr w:rsidR="001C5DD9" w:rsidRPr="00C30F83" w:rsidTr="00864DE9">
        <w:trPr>
          <w:trHeight w:val="272"/>
        </w:trPr>
        <w:tc>
          <w:tcPr>
            <w:tcW w:w="1080" w:type="dxa"/>
            <w:tcBorders>
              <w:tl2br w:val="nil"/>
              <w:tr2bl w:val="nil"/>
            </w:tcBorders>
            <w:shd w:val="clear" w:color="auto" w:fill="auto"/>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6</w:t>
            </w:r>
          </w:p>
        </w:tc>
        <w:tc>
          <w:tcPr>
            <w:tcW w:w="2740" w:type="dxa"/>
            <w:tcBorders>
              <w:tl2br w:val="nil"/>
              <w:tr2bl w:val="nil"/>
            </w:tcBorders>
            <w:shd w:val="clear" w:color="000000" w:fill="FFFFFF"/>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兴业银行</w:t>
            </w:r>
          </w:p>
        </w:tc>
      </w:tr>
      <w:tr w:rsidR="001C5DD9" w:rsidRPr="00C30F83" w:rsidTr="00864DE9">
        <w:trPr>
          <w:trHeight w:val="272"/>
        </w:trPr>
        <w:tc>
          <w:tcPr>
            <w:tcW w:w="1080" w:type="dxa"/>
            <w:tcBorders>
              <w:tl2br w:val="nil"/>
              <w:tr2bl w:val="nil"/>
            </w:tcBorders>
            <w:shd w:val="clear" w:color="auto" w:fill="auto"/>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7</w:t>
            </w:r>
          </w:p>
        </w:tc>
        <w:tc>
          <w:tcPr>
            <w:tcW w:w="2740" w:type="dxa"/>
            <w:tcBorders>
              <w:tl2br w:val="nil"/>
              <w:tr2bl w:val="nil"/>
            </w:tcBorders>
            <w:shd w:val="clear" w:color="000000" w:fill="FFFFFF"/>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南京银行</w:t>
            </w:r>
          </w:p>
        </w:tc>
      </w:tr>
      <w:tr w:rsidR="001C5DD9" w:rsidRPr="00C30F83" w:rsidTr="00864DE9">
        <w:trPr>
          <w:trHeight w:val="272"/>
        </w:trPr>
        <w:tc>
          <w:tcPr>
            <w:tcW w:w="1080" w:type="dxa"/>
            <w:tcBorders>
              <w:tl2br w:val="nil"/>
              <w:tr2bl w:val="nil"/>
            </w:tcBorders>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Pr>
                <w:rFonts w:asciiTheme="minorEastAsia" w:eastAsiaTheme="minorEastAsia" w:hAnsiTheme="minorEastAsia" w:cs="宋体" w:hint="eastAsia"/>
                <w:kern w:val="0"/>
                <w:sz w:val="20"/>
                <w:szCs w:val="20"/>
              </w:rPr>
              <w:t>8</w:t>
            </w:r>
          </w:p>
        </w:tc>
        <w:tc>
          <w:tcPr>
            <w:tcW w:w="2740" w:type="dxa"/>
            <w:tcBorders>
              <w:tl2br w:val="nil"/>
              <w:tr2bl w:val="nil"/>
            </w:tcBorders>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农信内蒙</w:t>
            </w:r>
          </w:p>
        </w:tc>
      </w:tr>
      <w:tr w:rsidR="001C5DD9" w:rsidRPr="00C30F83" w:rsidTr="00864DE9">
        <w:trPr>
          <w:trHeight w:val="272"/>
        </w:trPr>
        <w:tc>
          <w:tcPr>
            <w:tcW w:w="1080" w:type="dxa"/>
            <w:tcBorders>
              <w:tl2br w:val="nil"/>
              <w:tr2bl w:val="nil"/>
            </w:tcBorders>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Pr>
                <w:rFonts w:asciiTheme="minorEastAsia" w:eastAsiaTheme="minorEastAsia" w:hAnsiTheme="minorEastAsia" w:cs="宋体" w:hint="eastAsia"/>
                <w:kern w:val="0"/>
                <w:sz w:val="20"/>
                <w:szCs w:val="20"/>
              </w:rPr>
              <w:t>9</w:t>
            </w:r>
          </w:p>
        </w:tc>
        <w:tc>
          <w:tcPr>
            <w:tcW w:w="2740" w:type="dxa"/>
            <w:tcBorders>
              <w:tl2br w:val="nil"/>
              <w:tr2bl w:val="nil"/>
            </w:tcBorders>
            <w:vAlign w:val="center"/>
          </w:tcPr>
          <w:p w:rsidR="001C5DD9" w:rsidRPr="00C30F83" w:rsidRDefault="001C5DD9" w:rsidP="00864DE9">
            <w:pPr>
              <w:widowControl/>
              <w:jc w:val="left"/>
              <w:rPr>
                <w:rFonts w:asciiTheme="minorEastAsia" w:eastAsiaTheme="minorEastAsia" w:hAnsiTheme="minorEastAsia" w:cs="宋体"/>
                <w:kern w:val="0"/>
                <w:sz w:val="20"/>
                <w:szCs w:val="20"/>
              </w:rPr>
            </w:pPr>
            <w:r w:rsidRPr="00C30F83">
              <w:rPr>
                <w:rFonts w:asciiTheme="minorEastAsia" w:eastAsiaTheme="minorEastAsia" w:hAnsiTheme="minorEastAsia" w:cs="宋体" w:hint="eastAsia"/>
                <w:kern w:val="0"/>
                <w:sz w:val="20"/>
                <w:szCs w:val="20"/>
              </w:rPr>
              <w:t>招商银行</w:t>
            </w:r>
          </w:p>
        </w:tc>
      </w:tr>
    </w:tbl>
    <w:p w:rsidR="001C5DD9" w:rsidRDefault="001C5DD9">
      <w:pPr>
        <w:rPr>
          <w:rFonts w:asciiTheme="minorEastAsia" w:eastAsiaTheme="minorEastAsia" w:hAnsiTheme="minorEastAsia" w:hint="eastAsia"/>
        </w:rPr>
      </w:pPr>
    </w:p>
    <w:p w:rsidR="004A5541" w:rsidRDefault="00DE4E0F">
      <w:pPr>
        <w:pStyle w:val="2"/>
        <w:numPr>
          <w:ilvl w:val="1"/>
          <w:numId w:val="1"/>
        </w:numPr>
        <w:rPr>
          <w:rFonts w:asciiTheme="minorEastAsia" w:eastAsiaTheme="minorEastAsia" w:hAnsiTheme="minorEastAsia"/>
        </w:rPr>
      </w:pPr>
      <w:bookmarkStart w:id="390" w:name="_Toc15557"/>
      <w:bookmarkStart w:id="391" w:name="_绑卡方式"/>
      <w:proofErr w:type="gramStart"/>
      <w:r>
        <w:rPr>
          <w:rFonts w:asciiTheme="minorEastAsia" w:eastAsiaTheme="minorEastAsia" w:hAnsiTheme="minorEastAsia" w:hint="eastAsia"/>
        </w:rPr>
        <w:t>绑卡方式</w:t>
      </w:r>
      <w:bookmarkEnd w:id="390"/>
      <w:proofErr w:type="gramEnd"/>
    </w:p>
    <w:tbl>
      <w:tblPr>
        <w:tblStyle w:val="ae"/>
        <w:tblW w:w="3721" w:type="dxa"/>
        <w:tblLayout w:type="fixed"/>
        <w:tblLook w:val="04A0"/>
      </w:tblPr>
      <w:tblGrid>
        <w:gridCol w:w="1717"/>
        <w:gridCol w:w="2004"/>
      </w:tblGrid>
      <w:tr w:rsidR="004A5541">
        <w:trPr>
          <w:trHeight w:val="340"/>
        </w:trPr>
        <w:tc>
          <w:tcPr>
            <w:tcW w:w="1717" w:type="dxa"/>
            <w:shd w:val="clear" w:color="auto" w:fill="EEECE1" w:themeFill="background2"/>
          </w:tcPr>
          <w:bookmarkEnd w:id="391"/>
          <w:p w:rsidR="004A5541" w:rsidRDefault="00DE4E0F">
            <w:pPr>
              <w:rPr>
                <w:rFonts w:asciiTheme="minorEastAsia" w:eastAsiaTheme="minorEastAsia" w:hAnsiTheme="minorEastAsia"/>
                <w:b/>
                <w:bCs/>
              </w:rPr>
            </w:pPr>
            <w:r>
              <w:rPr>
                <w:rFonts w:asciiTheme="minorEastAsia" w:eastAsiaTheme="minorEastAsia" w:hAnsiTheme="minorEastAsia" w:hint="eastAsia"/>
                <w:b/>
                <w:bCs/>
              </w:rPr>
              <w:t>序号</w:t>
            </w:r>
          </w:p>
        </w:tc>
        <w:tc>
          <w:tcPr>
            <w:tcW w:w="2004" w:type="dxa"/>
            <w:shd w:val="clear" w:color="auto" w:fill="EEECE1" w:themeFill="background2"/>
          </w:tcPr>
          <w:p w:rsidR="004A5541" w:rsidRDefault="00DE4E0F">
            <w:pPr>
              <w:rPr>
                <w:rFonts w:asciiTheme="minorEastAsia" w:eastAsiaTheme="minorEastAsia" w:hAnsiTheme="minorEastAsia"/>
                <w:b/>
                <w:bCs/>
              </w:rPr>
            </w:pPr>
            <w:proofErr w:type="gramStart"/>
            <w:r>
              <w:rPr>
                <w:rFonts w:asciiTheme="minorEastAsia" w:eastAsiaTheme="minorEastAsia" w:hAnsiTheme="minorEastAsia" w:hint="eastAsia"/>
                <w:b/>
                <w:bCs/>
              </w:rPr>
              <w:t>绑卡方式</w:t>
            </w:r>
            <w:proofErr w:type="gramEnd"/>
          </w:p>
        </w:tc>
      </w:tr>
      <w:tr w:rsidR="004A5541">
        <w:trPr>
          <w:trHeight w:val="340"/>
        </w:trPr>
        <w:tc>
          <w:tcPr>
            <w:tcW w:w="1717" w:type="dxa"/>
          </w:tcPr>
          <w:p w:rsidR="004A5541" w:rsidRDefault="00DE4E0F">
            <w:pPr>
              <w:rPr>
                <w:rFonts w:asciiTheme="minorEastAsia" w:eastAsiaTheme="minorEastAsia" w:hAnsiTheme="minorEastAsia"/>
              </w:rPr>
            </w:pPr>
            <w:r>
              <w:rPr>
                <w:rFonts w:asciiTheme="minorEastAsia" w:eastAsiaTheme="minorEastAsia" w:hAnsiTheme="minorEastAsia" w:hint="eastAsia"/>
              </w:rPr>
              <w:t>1</w:t>
            </w:r>
          </w:p>
        </w:tc>
        <w:tc>
          <w:tcPr>
            <w:tcW w:w="2004" w:type="dxa"/>
          </w:tcPr>
          <w:p w:rsidR="004A5541" w:rsidRDefault="00DE4E0F">
            <w:pPr>
              <w:rPr>
                <w:rFonts w:asciiTheme="minorEastAsia" w:eastAsiaTheme="minorEastAsia" w:hAnsiTheme="minorEastAsia"/>
              </w:rPr>
            </w:pPr>
            <w:r>
              <w:rPr>
                <w:rFonts w:asciiTheme="minorEastAsia" w:eastAsiaTheme="minorEastAsia" w:hAnsiTheme="minorEastAsia" w:hint="eastAsia"/>
              </w:rPr>
              <w:t>三要素核验</w:t>
            </w:r>
          </w:p>
        </w:tc>
      </w:tr>
      <w:tr w:rsidR="004A5541">
        <w:trPr>
          <w:trHeight w:val="340"/>
        </w:trPr>
        <w:tc>
          <w:tcPr>
            <w:tcW w:w="1717" w:type="dxa"/>
          </w:tcPr>
          <w:p w:rsidR="004A5541" w:rsidRDefault="00DE4E0F">
            <w:pPr>
              <w:rPr>
                <w:rFonts w:asciiTheme="minorEastAsia" w:eastAsiaTheme="minorEastAsia" w:hAnsiTheme="minorEastAsia"/>
              </w:rPr>
            </w:pPr>
            <w:r>
              <w:rPr>
                <w:rFonts w:asciiTheme="minorEastAsia" w:eastAsiaTheme="minorEastAsia" w:hAnsiTheme="minorEastAsia" w:hint="eastAsia"/>
              </w:rPr>
              <w:t>2</w:t>
            </w:r>
          </w:p>
        </w:tc>
        <w:tc>
          <w:tcPr>
            <w:tcW w:w="2004" w:type="dxa"/>
          </w:tcPr>
          <w:p w:rsidR="004A5541" w:rsidRDefault="00DE4E0F">
            <w:pPr>
              <w:rPr>
                <w:rFonts w:asciiTheme="minorEastAsia" w:eastAsiaTheme="minorEastAsia" w:hAnsiTheme="minorEastAsia"/>
              </w:rPr>
            </w:pPr>
            <w:r>
              <w:rPr>
                <w:rFonts w:asciiTheme="minorEastAsia" w:eastAsiaTheme="minorEastAsia" w:hAnsiTheme="minorEastAsia" w:hint="eastAsia"/>
              </w:rPr>
              <w:t>四要素核验</w:t>
            </w:r>
          </w:p>
        </w:tc>
      </w:tr>
      <w:tr w:rsidR="004A5541">
        <w:trPr>
          <w:trHeight w:val="340"/>
        </w:trPr>
        <w:tc>
          <w:tcPr>
            <w:tcW w:w="1717" w:type="dxa"/>
          </w:tcPr>
          <w:p w:rsidR="004A5541" w:rsidRDefault="00DE4E0F">
            <w:pPr>
              <w:rPr>
                <w:rFonts w:asciiTheme="minorEastAsia" w:eastAsiaTheme="minorEastAsia" w:hAnsiTheme="minorEastAsia"/>
              </w:rPr>
            </w:pPr>
            <w:r>
              <w:rPr>
                <w:rFonts w:asciiTheme="minorEastAsia" w:eastAsiaTheme="minorEastAsia" w:hAnsiTheme="minorEastAsia" w:hint="eastAsia"/>
              </w:rPr>
              <w:t>3</w:t>
            </w:r>
          </w:p>
        </w:tc>
        <w:tc>
          <w:tcPr>
            <w:tcW w:w="2004" w:type="dxa"/>
          </w:tcPr>
          <w:p w:rsidR="004A5541" w:rsidRDefault="00DE4E0F">
            <w:pPr>
              <w:rPr>
                <w:rFonts w:asciiTheme="minorEastAsia" w:eastAsiaTheme="minorEastAsia" w:hAnsiTheme="minorEastAsia"/>
              </w:rPr>
            </w:pPr>
            <w:r>
              <w:rPr>
                <w:rFonts w:asciiTheme="minorEastAsia" w:eastAsiaTheme="minorEastAsia" w:hAnsiTheme="minorEastAsia" w:hint="eastAsia"/>
              </w:rPr>
              <w:t>实名付认证</w:t>
            </w:r>
          </w:p>
        </w:tc>
      </w:tr>
    </w:tbl>
    <w:p w:rsidR="004A5541" w:rsidRDefault="00DE4E0F">
      <w:pPr>
        <w:pStyle w:val="1"/>
        <w:numPr>
          <w:ilvl w:val="0"/>
          <w:numId w:val="1"/>
        </w:numPr>
        <w:rPr>
          <w:rFonts w:asciiTheme="minorEastAsia" w:eastAsiaTheme="minorEastAsia" w:hAnsiTheme="minorEastAsia"/>
        </w:rPr>
      </w:pPr>
      <w:bookmarkStart w:id="392" w:name="_Toc16163"/>
      <w:r>
        <w:rPr>
          <w:rFonts w:asciiTheme="minorEastAsia" w:eastAsiaTheme="minorEastAsia" w:hAnsiTheme="minorEastAsia" w:hint="eastAsia"/>
        </w:rPr>
        <w:t>错误码</w:t>
      </w:r>
      <w:bookmarkEnd w:id="392"/>
    </w:p>
    <w:tbl>
      <w:tblPr>
        <w:tblpPr w:leftFromText="180" w:rightFromText="180" w:vertAnchor="text" w:horzAnchor="page" w:tblpX="840" w:tblpY="1064"/>
        <w:tblOverlap w:val="never"/>
        <w:tblW w:w="10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1731"/>
        <w:gridCol w:w="1731"/>
        <w:gridCol w:w="6583"/>
      </w:tblGrid>
      <w:tr w:rsidR="004A5541">
        <w:trPr>
          <w:trHeight w:val="413"/>
        </w:trPr>
        <w:tc>
          <w:tcPr>
            <w:tcW w:w="1731"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错误码类别</w:t>
            </w:r>
          </w:p>
        </w:tc>
        <w:tc>
          <w:tcPr>
            <w:tcW w:w="1731"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错误码</w:t>
            </w:r>
          </w:p>
        </w:tc>
        <w:tc>
          <w:tcPr>
            <w:tcW w:w="6583" w:type="dxa"/>
            <w:shd w:val="clear" w:color="auto" w:fill="EEECE1"/>
            <w:vAlign w:val="center"/>
          </w:tcPr>
          <w:p w:rsidR="004A5541" w:rsidRDefault="00DE4E0F">
            <w:pP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错误描述</w:t>
            </w:r>
          </w:p>
        </w:tc>
      </w:tr>
      <w:tr w:rsidR="004A5541">
        <w:trPr>
          <w:trHeight w:val="413"/>
        </w:trPr>
        <w:tc>
          <w:tcPr>
            <w:tcW w:w="1731" w:type="dxa"/>
            <w:vMerge w:val="restart"/>
            <w:shd w:val="clear" w:color="auto" w:fill="auto"/>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系统类错误</w:t>
            </w: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10000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参数错误</w:t>
            </w:r>
          </w:p>
        </w:tc>
      </w:tr>
      <w:tr w:rsidR="004A5541">
        <w:trPr>
          <w:trHeight w:val="413"/>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10001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参数</w:t>
            </w:r>
            <w:r>
              <w:rPr>
                <w:rFonts w:asciiTheme="minorEastAsia" w:eastAsiaTheme="minorEastAsia" w:hAnsiTheme="minorEastAsia" w:hint="eastAsia"/>
                <w:sz w:val="18"/>
                <w:szCs w:val="18"/>
              </w:rPr>
              <w:t>不能为空</w:t>
            </w:r>
          </w:p>
        </w:tc>
      </w:tr>
      <w:tr w:rsidR="004A5541">
        <w:trPr>
          <w:trHeight w:val="441"/>
        </w:trPr>
        <w:tc>
          <w:tcPr>
            <w:tcW w:w="1731" w:type="dxa"/>
            <w:vMerge w:val="restart"/>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应用类错误</w:t>
            </w: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20000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应用不存在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2000</w:t>
            </w:r>
            <w:r>
              <w:rPr>
                <w:rFonts w:asciiTheme="minorEastAsia" w:eastAsiaTheme="minorEastAsia" w:hAnsiTheme="minorEastAsia" w:hint="eastAsia"/>
                <w:sz w:val="18"/>
                <w:szCs w:val="18"/>
              </w:rPr>
              <w:t>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应用没有开通B2C模式</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2000</w:t>
            </w:r>
            <w:r>
              <w:rPr>
                <w:rFonts w:asciiTheme="minorEastAsia" w:eastAsiaTheme="minorEastAsia" w:hAnsiTheme="minorEastAsia" w:hint="eastAsia"/>
                <w:sz w:val="18"/>
                <w:szCs w:val="18"/>
              </w:rPr>
              <w:t>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应用没有</w:t>
            </w:r>
            <w:proofErr w:type="gramStart"/>
            <w:r>
              <w:rPr>
                <w:rFonts w:asciiTheme="minorEastAsia" w:eastAsiaTheme="minorEastAsia" w:hAnsiTheme="minorEastAsia"/>
                <w:sz w:val="18"/>
                <w:szCs w:val="18"/>
              </w:rPr>
              <w:t>开通跨应用</w:t>
            </w:r>
            <w:proofErr w:type="gramEnd"/>
            <w:r>
              <w:rPr>
                <w:rFonts w:asciiTheme="minorEastAsia" w:eastAsiaTheme="minorEastAsia" w:hAnsiTheme="minorEastAsia"/>
                <w:sz w:val="18"/>
                <w:szCs w:val="18"/>
              </w:rPr>
              <w:t>转账</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2000</w:t>
            </w:r>
            <w:r>
              <w:rPr>
                <w:rFonts w:asciiTheme="minorEastAsia" w:eastAsiaTheme="minorEastAsia" w:hAnsiTheme="minorEastAsia" w:hint="eastAsia"/>
                <w:sz w:val="18"/>
                <w:szCs w:val="18"/>
              </w:rPr>
              <w:t>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应用没有权限使用此接口</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20004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用户没有开通密码确认支付</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20005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用户没有开通三</w:t>
            </w:r>
            <w:proofErr w:type="gramStart"/>
            <w:r>
              <w:rPr>
                <w:rFonts w:asciiTheme="minorEastAsia" w:eastAsiaTheme="minorEastAsia" w:hAnsiTheme="minorEastAsia" w:hint="eastAsia"/>
                <w:sz w:val="18"/>
                <w:szCs w:val="18"/>
              </w:rPr>
              <w:t>要素绑卡</w:t>
            </w:r>
            <w:proofErr w:type="gramEnd"/>
          </w:p>
        </w:tc>
      </w:tr>
      <w:tr w:rsidR="004A5541">
        <w:trPr>
          <w:trHeight w:val="441"/>
        </w:trPr>
        <w:tc>
          <w:tcPr>
            <w:tcW w:w="1731" w:type="dxa"/>
            <w:vMerge w:val="restart"/>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用户类错误</w:t>
            </w: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用户已经存在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用户不存在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用户已经被锁</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用户已经激活</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30006</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用户类型不正确</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30007</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用户已经实名</w:t>
            </w:r>
            <w:r>
              <w:rPr>
                <w:rFonts w:asciiTheme="minorEastAsia" w:eastAsiaTheme="minorEastAsia" w:hAnsiTheme="minorEastAsia" w:hint="eastAsia"/>
                <w:sz w:val="18"/>
                <w:szCs w:val="18"/>
              </w:rPr>
              <w:t>认证</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30008</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用户</w:t>
            </w:r>
            <w:r>
              <w:rPr>
                <w:rFonts w:asciiTheme="minorEastAsia" w:eastAsiaTheme="minorEastAsia" w:hAnsiTheme="minorEastAsia" w:hint="eastAsia"/>
                <w:sz w:val="18"/>
                <w:szCs w:val="18"/>
              </w:rPr>
              <w:t>还未实名认证</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30009</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验证实名信息失败</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30012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身份证验证</w:t>
            </w:r>
            <w:r>
              <w:rPr>
                <w:rFonts w:asciiTheme="minorEastAsia" w:eastAsiaTheme="minorEastAsia" w:hAnsiTheme="minorEastAsia" w:hint="eastAsia"/>
                <w:sz w:val="18"/>
                <w:szCs w:val="18"/>
              </w:rPr>
              <w:t>失败</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30014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绑定银行</w:t>
            </w:r>
            <w:proofErr w:type="gramStart"/>
            <w:r>
              <w:rPr>
                <w:rFonts w:asciiTheme="minorEastAsia" w:eastAsiaTheme="minorEastAsia" w:hAnsiTheme="minorEastAsia"/>
                <w:sz w:val="18"/>
                <w:szCs w:val="18"/>
              </w:rPr>
              <w:t>卡失败</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30015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解绑银行</w:t>
            </w:r>
            <w:proofErr w:type="gramStart"/>
            <w:r>
              <w:rPr>
                <w:rFonts w:asciiTheme="minorEastAsia" w:eastAsiaTheme="minorEastAsia" w:hAnsiTheme="minorEastAsia"/>
                <w:sz w:val="18"/>
                <w:szCs w:val="18"/>
              </w:rPr>
              <w:t>卡失败</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30016</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银行卡绑定记录不存在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30017</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该银行卡已绑定</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30018</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账户</w:t>
            </w:r>
            <w:proofErr w:type="gramStart"/>
            <w:r>
              <w:rPr>
                <w:rFonts w:asciiTheme="minorEastAsia" w:eastAsiaTheme="minorEastAsia" w:hAnsiTheme="minorEastAsia"/>
                <w:sz w:val="18"/>
                <w:szCs w:val="18"/>
              </w:rPr>
              <w:t>集错误</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30019</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账户集不存在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30021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未绑定手机</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用户</w:t>
            </w:r>
            <w:proofErr w:type="gramStart"/>
            <w:r>
              <w:rPr>
                <w:rFonts w:asciiTheme="minorEastAsia" w:eastAsiaTheme="minorEastAsia" w:hAnsiTheme="minorEastAsia" w:hint="eastAsia"/>
                <w:sz w:val="18"/>
                <w:szCs w:val="18"/>
              </w:rPr>
              <w:t>不</w:t>
            </w:r>
            <w:proofErr w:type="gramEnd"/>
            <w:r>
              <w:rPr>
                <w:rFonts w:asciiTheme="minorEastAsia" w:eastAsiaTheme="minorEastAsia" w:hAnsiTheme="minorEastAsia" w:hint="eastAsia"/>
                <w:sz w:val="18"/>
                <w:szCs w:val="18"/>
              </w:rPr>
              <w:t>可用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企业用户已审核</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已绑定手机</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30025</w:t>
            </w:r>
          </w:p>
        </w:tc>
        <w:tc>
          <w:tcPr>
            <w:tcW w:w="6583" w:type="dxa"/>
            <w:shd w:val="clear" w:color="auto" w:fill="FFFFFF"/>
            <w:vAlign w:val="center"/>
          </w:tcPr>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sz w:val="18"/>
                <w:szCs w:val="18"/>
              </w:rPr>
              <w:t>安全卡</w:t>
            </w:r>
            <w:proofErr w:type="gramEnd"/>
            <w:r>
              <w:rPr>
                <w:rFonts w:asciiTheme="minorEastAsia" w:eastAsiaTheme="minorEastAsia" w:hAnsiTheme="minorEastAsia"/>
                <w:sz w:val="18"/>
                <w:szCs w:val="18"/>
              </w:rPr>
              <w:t>必需是借记卡</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30026</w:t>
            </w:r>
          </w:p>
        </w:tc>
        <w:tc>
          <w:tcPr>
            <w:tcW w:w="6583" w:type="dxa"/>
            <w:shd w:val="clear" w:color="auto" w:fill="FFFFFF"/>
            <w:vAlign w:val="center"/>
          </w:tcPr>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sz w:val="18"/>
                <w:szCs w:val="18"/>
              </w:rPr>
              <w:t>安全卡</w:t>
            </w:r>
            <w:proofErr w:type="gramEnd"/>
            <w:r>
              <w:rPr>
                <w:rFonts w:asciiTheme="minorEastAsia" w:eastAsiaTheme="minorEastAsia" w:hAnsiTheme="minorEastAsia"/>
                <w:sz w:val="18"/>
                <w:szCs w:val="18"/>
              </w:rPr>
              <w:t>已存在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30027</w:t>
            </w:r>
          </w:p>
        </w:tc>
        <w:tc>
          <w:tcPr>
            <w:tcW w:w="6583" w:type="dxa"/>
            <w:shd w:val="clear" w:color="auto" w:fill="FFFFFF"/>
            <w:vAlign w:val="center"/>
          </w:tcPr>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sz w:val="18"/>
                <w:szCs w:val="18"/>
              </w:rPr>
              <w:t>安全卡不可</w:t>
            </w:r>
            <w:proofErr w:type="gramEnd"/>
            <w:r>
              <w:rPr>
                <w:rFonts w:asciiTheme="minorEastAsia" w:eastAsiaTheme="minorEastAsia" w:hAnsiTheme="minorEastAsia"/>
                <w:sz w:val="18"/>
                <w:szCs w:val="18"/>
              </w:rPr>
              <w:t>解绑</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30028</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设置</w:t>
            </w:r>
            <w:proofErr w:type="gramStart"/>
            <w:r>
              <w:rPr>
                <w:rFonts w:asciiTheme="minorEastAsia" w:eastAsiaTheme="minorEastAsia" w:hAnsiTheme="minorEastAsia"/>
                <w:sz w:val="18"/>
                <w:szCs w:val="18"/>
              </w:rPr>
              <w:t>安全卡失败</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30029</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未设置</w:t>
            </w:r>
            <w:proofErr w:type="gramStart"/>
            <w:r>
              <w:rPr>
                <w:rFonts w:asciiTheme="minorEastAsia" w:eastAsiaTheme="minorEastAsia" w:hAnsiTheme="minorEastAsia"/>
                <w:sz w:val="18"/>
                <w:szCs w:val="18"/>
              </w:rPr>
              <w:t>安全卡</w:t>
            </w:r>
            <w:proofErr w:type="gramEnd"/>
            <w:r>
              <w:rPr>
                <w:rFonts w:asciiTheme="minorEastAsia" w:eastAsiaTheme="minorEastAsia" w:hAnsiTheme="minorEastAsia"/>
                <w:sz w:val="18"/>
                <w:szCs w:val="18"/>
              </w:rPr>
              <w:t>不能提现</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30030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未设置企业信息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30031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支付密码已设置</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30032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支付密码未设置</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30033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支付密码</w:t>
            </w:r>
            <w:proofErr w:type="gramStart"/>
            <w:r>
              <w:rPr>
                <w:rFonts w:asciiTheme="minorEastAsia" w:eastAsiaTheme="minorEastAsia" w:hAnsiTheme="minorEastAsia" w:hint="eastAsia"/>
                <w:sz w:val="18"/>
                <w:szCs w:val="18"/>
              </w:rPr>
              <w:t>错误超限制</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30034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未进行实名认证</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30035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已进行实名认证</w:t>
            </w:r>
          </w:p>
        </w:tc>
      </w:tr>
      <w:tr w:rsidR="004A5541">
        <w:trPr>
          <w:trHeight w:val="441"/>
        </w:trPr>
        <w:tc>
          <w:tcPr>
            <w:tcW w:w="1731" w:type="dxa"/>
            <w:vMerge w:val="restart"/>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订单类错误</w:t>
            </w: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订单已经关闭</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订单已过期</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订单不是未支付状态</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订单金额和支付金额不一致</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40006</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支付失败</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40007</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支付超时</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40008</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快捷和网关不可同时使用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40009</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没有可用的支付通道</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交易类型不存在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准备金账户手续费不足</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不支持信用卡</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商品录入失败</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账户余额不足</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交易规则限制</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40016</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手续费大于金额</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40017</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订单已经存在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40018</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订单类型错误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40019</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订单状态错误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订单金额错误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强实名认证错误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w:t>
            </w:r>
            <w:r>
              <w:rPr>
                <w:rFonts w:asciiTheme="minorEastAsia" w:eastAsiaTheme="minorEastAsia" w:hAnsiTheme="minorEastAsia" w:hint="eastAsia"/>
                <w:sz w:val="18"/>
                <w:szCs w:val="18"/>
              </w:rPr>
              <w:t>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订单和用户不匹配</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w:t>
            </w:r>
            <w:r>
              <w:rPr>
                <w:rFonts w:asciiTheme="minorEastAsia" w:eastAsiaTheme="minorEastAsia" w:hAnsiTheme="minorEastAsia" w:hint="eastAsia"/>
                <w:sz w:val="18"/>
                <w:szCs w:val="18"/>
              </w:rPr>
              <w:t>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标的超额</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w:t>
            </w:r>
            <w:r>
              <w:rPr>
                <w:rFonts w:asciiTheme="minorEastAsia" w:eastAsiaTheme="minorEastAsia" w:hAnsiTheme="minorEastAsia" w:hint="eastAsia"/>
                <w:sz w:val="18"/>
                <w:szCs w:val="18"/>
              </w:rPr>
              <w:t>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标的商品不存在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w:t>
            </w:r>
            <w:r>
              <w:rPr>
                <w:rFonts w:asciiTheme="minorEastAsia" w:eastAsiaTheme="minorEastAsia" w:hAnsiTheme="minorEastAsia" w:hint="eastAsia"/>
                <w:sz w:val="18"/>
                <w:szCs w:val="18"/>
              </w:rPr>
              <w:t>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应用的支付通道配置不存在</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w:t>
            </w:r>
            <w:r>
              <w:rPr>
                <w:rFonts w:asciiTheme="minorEastAsia" w:eastAsiaTheme="minorEastAsia" w:hAnsiTheme="minorEastAsia" w:hint="eastAsia"/>
                <w:sz w:val="18"/>
                <w:szCs w:val="18"/>
              </w:rPr>
              <w:t>6</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没有支付权限</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4002</w:t>
            </w:r>
            <w:r>
              <w:rPr>
                <w:rFonts w:asciiTheme="minorEastAsia" w:eastAsiaTheme="minorEastAsia" w:hAnsiTheme="minorEastAsia" w:hint="eastAsia"/>
                <w:sz w:val="18"/>
                <w:szCs w:val="18"/>
              </w:rPr>
              <w:t>7</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没有设置提现支付方式</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40028</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确认方式类型错误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40029</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投资金额小于</w:t>
            </w:r>
            <w:proofErr w:type="gramStart"/>
            <w:r>
              <w:rPr>
                <w:rFonts w:asciiTheme="minorEastAsia" w:eastAsiaTheme="minorEastAsia" w:hAnsiTheme="minorEastAsia" w:hint="eastAsia"/>
                <w:sz w:val="18"/>
                <w:szCs w:val="18"/>
              </w:rPr>
              <w:t>最小起投金额</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40030</w:t>
            </w:r>
          </w:p>
        </w:tc>
        <w:tc>
          <w:tcPr>
            <w:tcW w:w="6583" w:type="dxa"/>
            <w:shd w:val="clear" w:color="auto" w:fill="FFFFFF"/>
            <w:vAlign w:val="center"/>
          </w:tcPr>
          <w:p w:rsidR="004A5541" w:rsidRDefault="00DE4E0F">
            <w:pP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未笔可投</w:t>
            </w:r>
            <w:proofErr w:type="gramEnd"/>
            <w:r>
              <w:rPr>
                <w:rFonts w:asciiTheme="minorEastAsia" w:eastAsiaTheme="minorEastAsia" w:hAnsiTheme="minorEastAsia" w:hint="eastAsia"/>
                <w:sz w:val="18"/>
                <w:szCs w:val="18"/>
              </w:rPr>
              <w:t>金额将小于</w:t>
            </w:r>
            <w:proofErr w:type="gramStart"/>
            <w:r>
              <w:rPr>
                <w:rFonts w:asciiTheme="minorEastAsia" w:eastAsiaTheme="minorEastAsia" w:hAnsiTheme="minorEastAsia" w:hint="eastAsia"/>
                <w:sz w:val="18"/>
                <w:szCs w:val="18"/>
              </w:rPr>
              <w:t>最小起投金额</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40031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手续费未设置</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40032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通道银行未设置</w:t>
            </w:r>
          </w:p>
        </w:tc>
      </w:tr>
      <w:tr w:rsidR="004A5541">
        <w:trPr>
          <w:trHeight w:val="441"/>
        </w:trPr>
        <w:tc>
          <w:tcPr>
            <w:tcW w:w="1731" w:type="dxa"/>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40033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订单重复确认</w:t>
            </w:r>
          </w:p>
        </w:tc>
      </w:tr>
      <w:tr w:rsidR="004A5541">
        <w:trPr>
          <w:trHeight w:val="441"/>
        </w:trPr>
        <w:tc>
          <w:tcPr>
            <w:tcW w:w="1731" w:type="dxa"/>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40034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支付通道属性不匹配</w:t>
            </w:r>
          </w:p>
        </w:tc>
      </w:tr>
      <w:tr w:rsidR="004A5541">
        <w:trPr>
          <w:trHeight w:val="441"/>
        </w:trPr>
        <w:tc>
          <w:tcPr>
            <w:tcW w:w="1731" w:type="dxa"/>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40035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提现只支持T0T1</w:t>
            </w:r>
          </w:p>
        </w:tc>
      </w:tr>
      <w:tr w:rsidR="004A5541">
        <w:trPr>
          <w:trHeight w:val="441"/>
        </w:trPr>
        <w:tc>
          <w:tcPr>
            <w:tcW w:w="1731" w:type="dxa"/>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40036</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缺少支付行号</w:t>
            </w:r>
          </w:p>
        </w:tc>
      </w:tr>
      <w:tr w:rsidR="004A5541">
        <w:trPr>
          <w:trHeight w:val="441"/>
        </w:trPr>
        <w:tc>
          <w:tcPr>
            <w:tcW w:w="1731" w:type="dxa"/>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40037</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支付行号格式错误</w:t>
            </w:r>
          </w:p>
        </w:tc>
      </w:tr>
      <w:tr w:rsidR="004A5541">
        <w:trPr>
          <w:trHeight w:val="441"/>
        </w:trPr>
        <w:tc>
          <w:tcPr>
            <w:tcW w:w="1731" w:type="dxa"/>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40038</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没有开通自动投标受权</w:t>
            </w:r>
          </w:p>
        </w:tc>
      </w:tr>
      <w:tr w:rsidR="004A5541">
        <w:trPr>
          <w:trHeight w:val="441"/>
        </w:trPr>
        <w:tc>
          <w:tcPr>
            <w:tcW w:w="1731" w:type="dxa"/>
            <w:vMerge w:val="restart"/>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通用类错误</w:t>
            </w: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50001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验证</w:t>
            </w:r>
            <w:proofErr w:type="gramStart"/>
            <w:r>
              <w:rPr>
                <w:rFonts w:asciiTheme="minorEastAsia" w:eastAsiaTheme="minorEastAsia" w:hAnsiTheme="minorEastAsia"/>
                <w:sz w:val="18"/>
                <w:szCs w:val="18"/>
              </w:rPr>
              <w:t>码错误</w:t>
            </w:r>
            <w:proofErr w:type="gramEnd"/>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50002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不支持的证件类型</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50003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开始时间不能大于结束时间</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50004</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不支持的请求来源</w:t>
            </w:r>
            <w:r>
              <w:rPr>
                <w:rFonts w:asciiTheme="minorEastAsia" w:eastAsiaTheme="minorEastAsia" w:hAnsiTheme="minorEastAsia" w:hint="eastAsia"/>
                <w:sz w:val="18"/>
                <w:szCs w:val="18"/>
              </w:rPr>
              <w:t>（如手机、PC）</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50005</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银行代码错误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51000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加密失败</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51001</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解密失败</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51002</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签名失败</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51003</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签名验证失败</w:t>
            </w:r>
          </w:p>
        </w:tc>
      </w:tr>
      <w:tr w:rsidR="004A5541">
        <w:trPr>
          <w:trHeight w:val="441"/>
        </w:trPr>
        <w:tc>
          <w:tcPr>
            <w:tcW w:w="1731" w:type="dxa"/>
            <w:vMerge w:val="restart"/>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hint="eastAsia"/>
                <w:sz w:val="18"/>
                <w:szCs w:val="18"/>
              </w:rPr>
              <w:t>其他</w:t>
            </w: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9000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其他错误</w:t>
            </w:r>
          </w:p>
        </w:tc>
      </w:tr>
      <w:tr w:rsidR="004A5541">
        <w:trPr>
          <w:trHeight w:val="441"/>
        </w:trPr>
        <w:tc>
          <w:tcPr>
            <w:tcW w:w="1731" w:type="dxa"/>
            <w:vMerge/>
            <w:shd w:val="clear" w:color="auto" w:fill="FFFFFF"/>
            <w:vAlign w:val="center"/>
          </w:tcPr>
          <w:p w:rsidR="004A5541" w:rsidRDefault="004A5541">
            <w:pPr>
              <w:rPr>
                <w:rFonts w:asciiTheme="minorEastAsia" w:eastAsiaTheme="minorEastAsia" w:hAnsiTheme="minorEastAsia"/>
                <w:sz w:val="18"/>
                <w:szCs w:val="18"/>
              </w:rPr>
            </w:pPr>
          </w:p>
        </w:tc>
        <w:tc>
          <w:tcPr>
            <w:tcW w:w="1731"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9100</w:t>
            </w:r>
          </w:p>
        </w:tc>
        <w:tc>
          <w:tcPr>
            <w:tcW w:w="6583" w:type="dxa"/>
            <w:shd w:val="clear" w:color="auto" w:fill="FFFFFF"/>
            <w:vAlign w:val="center"/>
          </w:tcPr>
          <w:p w:rsidR="004A5541" w:rsidRDefault="00DE4E0F">
            <w:pPr>
              <w:rPr>
                <w:rFonts w:asciiTheme="minorEastAsia" w:eastAsiaTheme="minorEastAsia" w:hAnsiTheme="minorEastAsia"/>
                <w:sz w:val="18"/>
                <w:szCs w:val="18"/>
              </w:rPr>
            </w:pPr>
            <w:r>
              <w:rPr>
                <w:rFonts w:asciiTheme="minorEastAsia" w:eastAsiaTheme="minorEastAsia" w:hAnsiTheme="minorEastAsia"/>
                <w:sz w:val="18"/>
                <w:szCs w:val="18"/>
              </w:rPr>
              <w:t>未知错误</w:t>
            </w:r>
          </w:p>
        </w:tc>
      </w:tr>
    </w:tbl>
    <w:p w:rsidR="004A5541" w:rsidRDefault="004A5541"/>
    <w:p w:rsidR="004A5541" w:rsidRDefault="004A5541">
      <w:pPr>
        <w:rPr>
          <w:rFonts w:asciiTheme="minorEastAsia" w:eastAsiaTheme="minorEastAsia" w:hAnsiTheme="minorEastAsia"/>
        </w:rPr>
      </w:pPr>
    </w:p>
    <w:sectPr w:rsidR="004A5541" w:rsidSect="00F26409">
      <w:headerReference w:type="default" r:id="rId34"/>
      <w:footerReference w:type="default" r:id="rId35"/>
      <w:pgSz w:w="11906" w:h="16838"/>
      <w:pgMar w:top="1440" w:right="851" w:bottom="1440" w:left="851"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05A3" w:rsidRDefault="00BB05A3">
      <w:r>
        <w:separator/>
      </w:r>
    </w:p>
  </w:endnote>
  <w:endnote w:type="continuationSeparator" w:id="0">
    <w:p w:rsidR="00BB05A3" w:rsidRDefault="00BB05A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41" w:rsidRDefault="00F26409">
    <w:pPr>
      <w:pStyle w:val="a7"/>
    </w:pPr>
    <w:r>
      <w:pict>
        <v:shapetype id="_x0000_t202" coordsize="21600,21600" o:spt="202" path="m,l,21600r21600,l21600,xe">
          <v:stroke joinstyle="miter"/>
          <v:path gradientshapeok="t" o:connecttype="rect"/>
        </v:shapetype>
        <v:shape id="_x0000_s3073" type="#_x0000_t202" style="position:absolute;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ql5uc8AAAAFAQAA&#10;DwAAAAAAAAABACAAAAAiAAAAZHJzL2Rvd25yZXYueG1sUEsBAhQAFAAAAAgAh07iQMyH853pAQAA&#10;tgMAAA4AAAAAAAAAAQAgAAAAHgEAAGRycy9lMm9Eb2MueG1sUEsFBgAAAAAGAAYAWQEAAHkFAAAA&#10;AA==&#10;" filled="f" stroked="f">
          <v:textbox style="mso-fit-shape-to-text:t" inset="0,0,0,0">
            <w:txbxContent>
              <w:p w:rsidR="004A5541" w:rsidRDefault="00F26409">
                <w:pPr>
                  <w:snapToGrid w:val="0"/>
                  <w:rPr>
                    <w:sz w:val="18"/>
                  </w:rPr>
                </w:pPr>
                <w:r>
                  <w:rPr>
                    <w:rFonts w:hint="eastAsia"/>
                    <w:sz w:val="18"/>
                  </w:rPr>
                  <w:fldChar w:fldCharType="begin"/>
                </w:r>
                <w:r w:rsidR="00DE4E0F">
                  <w:rPr>
                    <w:rFonts w:hint="eastAsia"/>
                    <w:sz w:val="18"/>
                  </w:rPr>
                  <w:instrText xml:space="preserve"> PAGE  \* MERGEFORMAT </w:instrText>
                </w:r>
                <w:r>
                  <w:rPr>
                    <w:rFonts w:hint="eastAsia"/>
                    <w:sz w:val="18"/>
                  </w:rPr>
                  <w:fldChar w:fldCharType="separate"/>
                </w:r>
                <w:r w:rsidR="001C5DD9">
                  <w:rPr>
                    <w:noProof/>
                    <w:sz w:val="18"/>
                  </w:rPr>
                  <w:t>90</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05A3" w:rsidRDefault="00BB05A3">
      <w:r>
        <w:separator/>
      </w:r>
    </w:p>
  </w:footnote>
  <w:footnote w:type="continuationSeparator" w:id="0">
    <w:p w:rsidR="00BB05A3" w:rsidRDefault="00BB05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41" w:rsidRDefault="00DE4E0F">
    <w:pPr>
      <w:pStyle w:val="a8"/>
      <w:jc w:val="both"/>
      <w:rPr>
        <w:sz w:val="21"/>
        <w:szCs w:val="21"/>
      </w:rPr>
    </w:pPr>
    <w:r>
      <w:rPr>
        <w:noProof/>
        <w:sz w:val="21"/>
        <w:szCs w:val="21"/>
      </w:rPr>
      <w:drawing>
        <wp:inline distT="0" distB="0" distL="0" distR="0">
          <wp:extent cx="1228725" cy="381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28725" cy="38100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3045C"/>
    <w:multiLevelType w:val="multilevel"/>
    <w:tmpl w:val="1263045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309610A"/>
    <w:multiLevelType w:val="multilevel"/>
    <w:tmpl w:val="1309610A"/>
    <w:lvl w:ilvl="0">
      <w:start w:val="1"/>
      <w:numFmt w:val="lowerLetter"/>
      <w:lvlText w:val="%1)"/>
      <w:lvlJc w:val="left"/>
      <w:pPr>
        <w:ind w:left="2524" w:hanging="420"/>
      </w:pPr>
    </w:lvl>
    <w:lvl w:ilvl="1">
      <w:start w:val="1"/>
      <w:numFmt w:val="lowerLetter"/>
      <w:lvlText w:val="%2)"/>
      <w:lvlJc w:val="left"/>
      <w:pPr>
        <w:ind w:left="2944" w:hanging="420"/>
      </w:pPr>
    </w:lvl>
    <w:lvl w:ilvl="2">
      <w:start w:val="1"/>
      <w:numFmt w:val="lowerRoman"/>
      <w:lvlText w:val="%3."/>
      <w:lvlJc w:val="right"/>
      <w:pPr>
        <w:ind w:left="3364" w:hanging="420"/>
      </w:pPr>
    </w:lvl>
    <w:lvl w:ilvl="3">
      <w:start w:val="1"/>
      <w:numFmt w:val="decimal"/>
      <w:lvlText w:val="%4."/>
      <w:lvlJc w:val="left"/>
      <w:pPr>
        <w:ind w:left="3784" w:hanging="420"/>
      </w:pPr>
    </w:lvl>
    <w:lvl w:ilvl="4">
      <w:start w:val="1"/>
      <w:numFmt w:val="lowerLetter"/>
      <w:lvlText w:val="%5)"/>
      <w:lvlJc w:val="left"/>
      <w:pPr>
        <w:ind w:left="4204" w:hanging="420"/>
      </w:pPr>
    </w:lvl>
    <w:lvl w:ilvl="5">
      <w:start w:val="1"/>
      <w:numFmt w:val="lowerRoman"/>
      <w:lvlText w:val="%6."/>
      <w:lvlJc w:val="right"/>
      <w:pPr>
        <w:ind w:left="4624" w:hanging="420"/>
      </w:pPr>
    </w:lvl>
    <w:lvl w:ilvl="6">
      <w:start w:val="1"/>
      <w:numFmt w:val="decimal"/>
      <w:lvlText w:val="%7."/>
      <w:lvlJc w:val="left"/>
      <w:pPr>
        <w:ind w:left="5044" w:hanging="420"/>
      </w:pPr>
    </w:lvl>
    <w:lvl w:ilvl="7">
      <w:start w:val="1"/>
      <w:numFmt w:val="lowerLetter"/>
      <w:lvlText w:val="%8)"/>
      <w:lvlJc w:val="left"/>
      <w:pPr>
        <w:ind w:left="5464" w:hanging="420"/>
      </w:pPr>
    </w:lvl>
    <w:lvl w:ilvl="8">
      <w:start w:val="1"/>
      <w:numFmt w:val="lowerRoman"/>
      <w:lvlText w:val="%9."/>
      <w:lvlJc w:val="right"/>
      <w:pPr>
        <w:ind w:left="5884" w:hanging="420"/>
      </w:pPr>
    </w:lvl>
  </w:abstractNum>
  <w:abstractNum w:abstractNumId="2">
    <w:nsid w:val="19E060DD"/>
    <w:multiLevelType w:val="multilevel"/>
    <w:tmpl w:val="19E060DD"/>
    <w:lvl w:ilvl="0">
      <w:start w:val="1"/>
      <w:numFmt w:val="decimal"/>
      <w:lvlText w:val="%1."/>
      <w:lvlJc w:val="left"/>
      <w:pPr>
        <w:ind w:left="1266" w:hanging="420"/>
      </w:pPr>
    </w:lvl>
    <w:lvl w:ilvl="1">
      <w:start w:val="1"/>
      <w:numFmt w:val="lowerLetter"/>
      <w:lvlText w:val="%2)"/>
      <w:lvlJc w:val="left"/>
      <w:pPr>
        <w:ind w:left="1686" w:hanging="420"/>
      </w:pPr>
    </w:lvl>
    <w:lvl w:ilvl="2">
      <w:start w:val="1"/>
      <w:numFmt w:val="lowerRoman"/>
      <w:lvlText w:val="%3."/>
      <w:lvlJc w:val="right"/>
      <w:pPr>
        <w:ind w:left="2106" w:hanging="420"/>
      </w:pPr>
    </w:lvl>
    <w:lvl w:ilvl="3">
      <w:start w:val="1"/>
      <w:numFmt w:val="decimal"/>
      <w:lvlText w:val="%4."/>
      <w:lvlJc w:val="left"/>
      <w:pPr>
        <w:ind w:left="2526" w:hanging="420"/>
      </w:pPr>
    </w:lvl>
    <w:lvl w:ilvl="4">
      <w:start w:val="1"/>
      <w:numFmt w:val="lowerLetter"/>
      <w:lvlText w:val="%5)"/>
      <w:lvlJc w:val="left"/>
      <w:pPr>
        <w:ind w:left="2946" w:hanging="420"/>
      </w:pPr>
    </w:lvl>
    <w:lvl w:ilvl="5">
      <w:start w:val="1"/>
      <w:numFmt w:val="lowerRoman"/>
      <w:lvlText w:val="%6."/>
      <w:lvlJc w:val="right"/>
      <w:pPr>
        <w:ind w:left="3366" w:hanging="420"/>
      </w:pPr>
    </w:lvl>
    <w:lvl w:ilvl="6">
      <w:start w:val="1"/>
      <w:numFmt w:val="decimal"/>
      <w:lvlText w:val="%7."/>
      <w:lvlJc w:val="left"/>
      <w:pPr>
        <w:ind w:left="3786" w:hanging="420"/>
      </w:pPr>
    </w:lvl>
    <w:lvl w:ilvl="7">
      <w:start w:val="1"/>
      <w:numFmt w:val="lowerLetter"/>
      <w:lvlText w:val="%8)"/>
      <w:lvlJc w:val="left"/>
      <w:pPr>
        <w:ind w:left="4206" w:hanging="420"/>
      </w:pPr>
    </w:lvl>
    <w:lvl w:ilvl="8">
      <w:start w:val="1"/>
      <w:numFmt w:val="lowerRoman"/>
      <w:lvlText w:val="%9."/>
      <w:lvlJc w:val="right"/>
      <w:pPr>
        <w:ind w:left="4626" w:hanging="420"/>
      </w:pPr>
    </w:lvl>
  </w:abstractNum>
  <w:abstractNum w:abstractNumId="3">
    <w:nsid w:val="24755778"/>
    <w:multiLevelType w:val="multilevel"/>
    <w:tmpl w:val="24755778"/>
    <w:lvl w:ilvl="0">
      <w:start w:val="1"/>
      <w:numFmt w:val="decimal"/>
      <w:lvlText w:val="%1)"/>
      <w:lvlJc w:val="left"/>
      <w:pPr>
        <w:ind w:left="846" w:hanging="420"/>
      </w:pPr>
      <w:rPr>
        <w:rFonts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4">
    <w:nsid w:val="42771A87"/>
    <w:multiLevelType w:val="multilevel"/>
    <w:tmpl w:val="42771A87"/>
    <w:lvl w:ilvl="0">
      <w:start w:val="1"/>
      <w:numFmt w:val="lowerLetter"/>
      <w:lvlText w:val="%1)"/>
      <w:lvlJc w:val="left"/>
      <w:pPr>
        <w:ind w:left="2524" w:hanging="420"/>
      </w:pPr>
    </w:lvl>
    <w:lvl w:ilvl="1">
      <w:start w:val="1"/>
      <w:numFmt w:val="lowerLetter"/>
      <w:lvlText w:val="%2)"/>
      <w:lvlJc w:val="left"/>
      <w:pPr>
        <w:ind w:left="2944" w:hanging="420"/>
      </w:pPr>
    </w:lvl>
    <w:lvl w:ilvl="2">
      <w:start w:val="1"/>
      <w:numFmt w:val="lowerRoman"/>
      <w:lvlText w:val="%3."/>
      <w:lvlJc w:val="right"/>
      <w:pPr>
        <w:ind w:left="3364" w:hanging="420"/>
      </w:pPr>
    </w:lvl>
    <w:lvl w:ilvl="3">
      <w:start w:val="1"/>
      <w:numFmt w:val="decimal"/>
      <w:lvlText w:val="%4."/>
      <w:lvlJc w:val="left"/>
      <w:pPr>
        <w:ind w:left="3784" w:hanging="420"/>
      </w:pPr>
    </w:lvl>
    <w:lvl w:ilvl="4">
      <w:start w:val="1"/>
      <w:numFmt w:val="lowerLetter"/>
      <w:lvlText w:val="%5)"/>
      <w:lvlJc w:val="left"/>
      <w:pPr>
        <w:ind w:left="4204" w:hanging="420"/>
      </w:pPr>
    </w:lvl>
    <w:lvl w:ilvl="5">
      <w:start w:val="1"/>
      <w:numFmt w:val="lowerRoman"/>
      <w:lvlText w:val="%6."/>
      <w:lvlJc w:val="right"/>
      <w:pPr>
        <w:ind w:left="4624" w:hanging="420"/>
      </w:pPr>
    </w:lvl>
    <w:lvl w:ilvl="6">
      <w:start w:val="1"/>
      <w:numFmt w:val="decimal"/>
      <w:lvlText w:val="%7."/>
      <w:lvlJc w:val="left"/>
      <w:pPr>
        <w:ind w:left="5044" w:hanging="420"/>
      </w:pPr>
    </w:lvl>
    <w:lvl w:ilvl="7">
      <w:start w:val="1"/>
      <w:numFmt w:val="lowerLetter"/>
      <w:lvlText w:val="%8)"/>
      <w:lvlJc w:val="left"/>
      <w:pPr>
        <w:ind w:left="5464" w:hanging="420"/>
      </w:pPr>
    </w:lvl>
    <w:lvl w:ilvl="8">
      <w:start w:val="1"/>
      <w:numFmt w:val="lowerRoman"/>
      <w:lvlText w:val="%9."/>
      <w:lvlJc w:val="right"/>
      <w:pPr>
        <w:ind w:left="5884" w:hanging="420"/>
      </w:pPr>
    </w:lvl>
  </w:abstractNum>
  <w:abstractNum w:abstractNumId="5">
    <w:nsid w:val="45201B9F"/>
    <w:multiLevelType w:val="multilevel"/>
    <w:tmpl w:val="45201B9F"/>
    <w:lvl w:ilvl="0">
      <w:start w:val="1"/>
      <w:numFmt w:val="decimal"/>
      <w:lvlText w:val="%1."/>
      <w:lvlJc w:val="left"/>
      <w:pPr>
        <w:ind w:left="846"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FC340D7"/>
    <w:multiLevelType w:val="multilevel"/>
    <w:tmpl w:val="4FC340D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5680EEFC"/>
    <w:multiLevelType w:val="multilevel"/>
    <w:tmpl w:val="5680EEF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nsid w:val="5681280A"/>
    <w:multiLevelType w:val="singleLevel"/>
    <w:tmpl w:val="5681280A"/>
    <w:lvl w:ilvl="0">
      <w:start w:val="1"/>
      <w:numFmt w:val="decimal"/>
      <w:lvlText w:val="%1)"/>
      <w:lvlJc w:val="left"/>
      <w:pPr>
        <w:tabs>
          <w:tab w:val="left" w:pos="425"/>
        </w:tabs>
        <w:ind w:left="425" w:hanging="425"/>
      </w:pPr>
      <w:rPr>
        <w:rFonts w:hint="default"/>
      </w:rPr>
    </w:lvl>
  </w:abstractNum>
  <w:abstractNum w:abstractNumId="9">
    <w:nsid w:val="568129B8"/>
    <w:multiLevelType w:val="singleLevel"/>
    <w:tmpl w:val="568129B8"/>
    <w:lvl w:ilvl="0">
      <w:start w:val="1"/>
      <w:numFmt w:val="decimal"/>
      <w:lvlText w:val="%1)"/>
      <w:lvlJc w:val="left"/>
      <w:pPr>
        <w:tabs>
          <w:tab w:val="left" w:pos="425"/>
        </w:tabs>
        <w:ind w:left="425" w:hanging="425"/>
      </w:pPr>
      <w:rPr>
        <w:rFonts w:hint="default"/>
      </w:rPr>
    </w:lvl>
  </w:abstractNum>
  <w:abstractNum w:abstractNumId="10">
    <w:nsid w:val="5681301B"/>
    <w:multiLevelType w:val="singleLevel"/>
    <w:tmpl w:val="5681301B"/>
    <w:lvl w:ilvl="0">
      <w:start w:val="1"/>
      <w:numFmt w:val="decimal"/>
      <w:lvlText w:val="%1)"/>
      <w:lvlJc w:val="left"/>
      <w:pPr>
        <w:tabs>
          <w:tab w:val="left" w:pos="425"/>
        </w:tabs>
        <w:ind w:left="425" w:hanging="425"/>
      </w:pPr>
      <w:rPr>
        <w:rFonts w:hint="default"/>
      </w:rPr>
    </w:lvl>
  </w:abstractNum>
  <w:abstractNum w:abstractNumId="11">
    <w:nsid w:val="5895A4DC"/>
    <w:multiLevelType w:val="singleLevel"/>
    <w:tmpl w:val="5895A4DC"/>
    <w:lvl w:ilvl="0">
      <w:start w:val="1"/>
      <w:numFmt w:val="decimal"/>
      <w:suff w:val="nothing"/>
      <w:lvlText w:val="%1、"/>
      <w:lvlJc w:val="left"/>
    </w:lvl>
  </w:abstractNum>
  <w:abstractNum w:abstractNumId="12">
    <w:nsid w:val="5895B037"/>
    <w:multiLevelType w:val="singleLevel"/>
    <w:tmpl w:val="5895B037"/>
    <w:lvl w:ilvl="0">
      <w:start w:val="1"/>
      <w:numFmt w:val="decimal"/>
      <w:suff w:val="nothing"/>
      <w:lvlText w:val="%1、"/>
      <w:lvlJc w:val="left"/>
    </w:lvl>
  </w:abstractNum>
  <w:abstractNum w:abstractNumId="13">
    <w:nsid w:val="58994498"/>
    <w:multiLevelType w:val="singleLevel"/>
    <w:tmpl w:val="58994498"/>
    <w:lvl w:ilvl="0">
      <w:start w:val="1"/>
      <w:numFmt w:val="chineseCounting"/>
      <w:suff w:val="nothing"/>
      <w:lvlText w:val="（%1）"/>
      <w:lvlJc w:val="left"/>
      <w:pPr>
        <w:ind w:left="0" w:firstLine="420"/>
      </w:pPr>
      <w:rPr>
        <w:rFonts w:hint="eastAsia"/>
      </w:rPr>
    </w:lvl>
  </w:abstractNum>
  <w:abstractNum w:abstractNumId="14">
    <w:nsid w:val="5899D492"/>
    <w:multiLevelType w:val="singleLevel"/>
    <w:tmpl w:val="5899D492"/>
    <w:lvl w:ilvl="0">
      <w:start w:val="1"/>
      <w:numFmt w:val="decimal"/>
      <w:lvlText w:val="%1."/>
      <w:lvlJc w:val="left"/>
      <w:pPr>
        <w:tabs>
          <w:tab w:val="left" w:pos="425"/>
        </w:tabs>
        <w:ind w:left="425" w:hanging="425"/>
      </w:pPr>
      <w:rPr>
        <w:rFonts w:hint="default"/>
      </w:rPr>
    </w:lvl>
  </w:abstractNum>
  <w:abstractNum w:abstractNumId="15">
    <w:nsid w:val="58A96F9B"/>
    <w:multiLevelType w:val="singleLevel"/>
    <w:tmpl w:val="58A96F9B"/>
    <w:lvl w:ilvl="0">
      <w:start w:val="1"/>
      <w:numFmt w:val="decimal"/>
      <w:suff w:val="nothing"/>
      <w:lvlText w:val="%1、"/>
      <w:lvlJc w:val="left"/>
    </w:lvl>
  </w:abstractNum>
  <w:abstractNum w:abstractNumId="16">
    <w:nsid w:val="58A96FC6"/>
    <w:multiLevelType w:val="singleLevel"/>
    <w:tmpl w:val="58A96FC6"/>
    <w:lvl w:ilvl="0">
      <w:start w:val="1"/>
      <w:numFmt w:val="decimal"/>
      <w:lvlText w:val="%1)"/>
      <w:lvlJc w:val="left"/>
      <w:pPr>
        <w:tabs>
          <w:tab w:val="left" w:pos="425"/>
        </w:tabs>
        <w:ind w:left="425" w:hanging="425"/>
      </w:pPr>
      <w:rPr>
        <w:rFonts w:hint="default"/>
      </w:rPr>
    </w:lvl>
  </w:abstractNum>
  <w:abstractNum w:abstractNumId="17">
    <w:nsid w:val="58A970B2"/>
    <w:multiLevelType w:val="singleLevel"/>
    <w:tmpl w:val="58A970B2"/>
    <w:lvl w:ilvl="0">
      <w:start w:val="1"/>
      <w:numFmt w:val="decimal"/>
      <w:suff w:val="nothing"/>
      <w:lvlText w:val="%1、"/>
      <w:lvlJc w:val="left"/>
    </w:lvl>
  </w:abstractNum>
  <w:abstractNum w:abstractNumId="18">
    <w:nsid w:val="58A97878"/>
    <w:multiLevelType w:val="singleLevel"/>
    <w:tmpl w:val="58A97878"/>
    <w:lvl w:ilvl="0">
      <w:start w:val="1"/>
      <w:numFmt w:val="decimal"/>
      <w:lvlText w:val="%1)"/>
      <w:lvlJc w:val="left"/>
      <w:pPr>
        <w:tabs>
          <w:tab w:val="left" w:pos="425"/>
        </w:tabs>
        <w:ind w:left="425" w:hanging="425"/>
      </w:pPr>
      <w:rPr>
        <w:rFonts w:hint="default"/>
      </w:rPr>
    </w:lvl>
  </w:abstractNum>
  <w:abstractNum w:abstractNumId="19">
    <w:nsid w:val="58A97DAC"/>
    <w:multiLevelType w:val="multilevel"/>
    <w:tmpl w:val="58A97DA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nsid w:val="58A98D2F"/>
    <w:multiLevelType w:val="singleLevel"/>
    <w:tmpl w:val="58A98D2F"/>
    <w:lvl w:ilvl="0">
      <w:start w:val="1"/>
      <w:numFmt w:val="decimal"/>
      <w:lvlText w:val="%1."/>
      <w:lvlJc w:val="left"/>
      <w:pPr>
        <w:tabs>
          <w:tab w:val="left" w:pos="425"/>
        </w:tabs>
        <w:ind w:left="425" w:hanging="425"/>
      </w:pPr>
      <w:rPr>
        <w:rFonts w:hint="default"/>
      </w:rPr>
    </w:lvl>
  </w:abstractNum>
  <w:abstractNum w:abstractNumId="21">
    <w:nsid w:val="58A991FE"/>
    <w:multiLevelType w:val="singleLevel"/>
    <w:tmpl w:val="58A991FE"/>
    <w:lvl w:ilvl="0">
      <w:start w:val="1"/>
      <w:numFmt w:val="decimal"/>
      <w:lvlText w:val="%1."/>
      <w:lvlJc w:val="left"/>
      <w:pPr>
        <w:tabs>
          <w:tab w:val="left" w:pos="425"/>
        </w:tabs>
        <w:ind w:left="425" w:hanging="425"/>
      </w:pPr>
      <w:rPr>
        <w:rFonts w:hint="default"/>
      </w:rPr>
    </w:lvl>
  </w:abstractNum>
  <w:abstractNum w:abstractNumId="22">
    <w:nsid w:val="58A9B3EE"/>
    <w:multiLevelType w:val="singleLevel"/>
    <w:tmpl w:val="58A9B3EE"/>
    <w:lvl w:ilvl="0">
      <w:start w:val="1"/>
      <w:numFmt w:val="decimal"/>
      <w:lvlText w:val="%1."/>
      <w:lvlJc w:val="left"/>
      <w:pPr>
        <w:tabs>
          <w:tab w:val="left" w:pos="425"/>
        </w:tabs>
        <w:ind w:left="425" w:hanging="425"/>
      </w:pPr>
      <w:rPr>
        <w:rFonts w:hint="default"/>
      </w:rPr>
    </w:lvl>
  </w:abstractNum>
  <w:abstractNum w:abstractNumId="23">
    <w:nsid w:val="58A9B721"/>
    <w:multiLevelType w:val="singleLevel"/>
    <w:tmpl w:val="58A9B721"/>
    <w:lvl w:ilvl="0">
      <w:start w:val="1"/>
      <w:numFmt w:val="decimal"/>
      <w:lvlText w:val="%1."/>
      <w:lvlJc w:val="left"/>
      <w:pPr>
        <w:tabs>
          <w:tab w:val="left" w:pos="425"/>
        </w:tabs>
        <w:ind w:left="425" w:hanging="425"/>
      </w:pPr>
      <w:rPr>
        <w:rFonts w:hint="default"/>
      </w:rPr>
    </w:lvl>
  </w:abstractNum>
  <w:abstractNum w:abstractNumId="24">
    <w:nsid w:val="58AA549C"/>
    <w:multiLevelType w:val="singleLevel"/>
    <w:tmpl w:val="58AA549C"/>
    <w:lvl w:ilvl="0">
      <w:start w:val="1"/>
      <w:numFmt w:val="decimal"/>
      <w:lvlText w:val="%1."/>
      <w:lvlJc w:val="left"/>
      <w:pPr>
        <w:tabs>
          <w:tab w:val="left" w:pos="425"/>
        </w:tabs>
        <w:ind w:left="425" w:hanging="425"/>
      </w:pPr>
      <w:rPr>
        <w:rFonts w:hint="default"/>
      </w:rPr>
    </w:lvl>
  </w:abstractNum>
  <w:abstractNum w:abstractNumId="25">
    <w:nsid w:val="58EDCA9E"/>
    <w:multiLevelType w:val="singleLevel"/>
    <w:tmpl w:val="58EDCA9E"/>
    <w:lvl w:ilvl="0">
      <w:start w:val="1"/>
      <w:numFmt w:val="decimal"/>
      <w:suff w:val="nothing"/>
      <w:lvlText w:val="%1."/>
      <w:lvlJc w:val="left"/>
    </w:lvl>
  </w:abstractNum>
  <w:abstractNum w:abstractNumId="26">
    <w:nsid w:val="591ACBA2"/>
    <w:multiLevelType w:val="singleLevel"/>
    <w:tmpl w:val="591ACBA2"/>
    <w:lvl w:ilvl="0">
      <w:start w:val="1"/>
      <w:numFmt w:val="bullet"/>
      <w:lvlText w:val=""/>
      <w:lvlJc w:val="left"/>
      <w:pPr>
        <w:ind w:left="420" w:hanging="420"/>
      </w:pPr>
      <w:rPr>
        <w:rFonts w:ascii="Wingdings" w:hAnsi="Wingdings" w:hint="default"/>
      </w:rPr>
    </w:lvl>
  </w:abstractNum>
  <w:abstractNum w:abstractNumId="27">
    <w:nsid w:val="591ACDDB"/>
    <w:multiLevelType w:val="singleLevel"/>
    <w:tmpl w:val="591ACDDB"/>
    <w:lvl w:ilvl="0">
      <w:start w:val="1"/>
      <w:numFmt w:val="decimal"/>
      <w:lvlText w:val="%1."/>
      <w:lvlJc w:val="left"/>
      <w:pPr>
        <w:ind w:left="425" w:hanging="425"/>
      </w:pPr>
      <w:rPr>
        <w:rFonts w:hint="default"/>
      </w:rPr>
    </w:lvl>
  </w:abstractNum>
  <w:abstractNum w:abstractNumId="28">
    <w:nsid w:val="591ADAC1"/>
    <w:multiLevelType w:val="singleLevel"/>
    <w:tmpl w:val="591ADAC1"/>
    <w:lvl w:ilvl="0">
      <w:start w:val="1"/>
      <w:numFmt w:val="decimal"/>
      <w:lvlText w:val="%1."/>
      <w:lvlJc w:val="left"/>
      <w:pPr>
        <w:ind w:left="425" w:hanging="425"/>
      </w:pPr>
      <w:rPr>
        <w:rFonts w:hint="default"/>
      </w:rPr>
    </w:lvl>
  </w:abstractNum>
  <w:abstractNum w:abstractNumId="29">
    <w:nsid w:val="591AEE09"/>
    <w:multiLevelType w:val="singleLevel"/>
    <w:tmpl w:val="591AEE09"/>
    <w:lvl w:ilvl="0">
      <w:start w:val="1"/>
      <w:numFmt w:val="decimal"/>
      <w:lvlText w:val="%1."/>
      <w:lvlJc w:val="left"/>
      <w:pPr>
        <w:ind w:left="425" w:hanging="425"/>
      </w:pPr>
      <w:rPr>
        <w:rFonts w:hint="default"/>
      </w:rPr>
    </w:lvl>
  </w:abstractNum>
  <w:abstractNum w:abstractNumId="30">
    <w:nsid w:val="591BC053"/>
    <w:multiLevelType w:val="multilevel"/>
    <w:tmpl w:val="591BC05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nsid w:val="591BC067"/>
    <w:multiLevelType w:val="multilevel"/>
    <w:tmpl w:val="591BC067"/>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nsid w:val="591BC083"/>
    <w:multiLevelType w:val="multilevel"/>
    <w:tmpl w:val="591BC083"/>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91BCD45"/>
    <w:multiLevelType w:val="singleLevel"/>
    <w:tmpl w:val="591BCD45"/>
    <w:lvl w:ilvl="0">
      <w:start w:val="1"/>
      <w:numFmt w:val="decimal"/>
      <w:lvlText w:val="%1."/>
      <w:lvlJc w:val="left"/>
      <w:pPr>
        <w:ind w:left="425" w:hanging="425"/>
      </w:pPr>
      <w:rPr>
        <w:rFonts w:hint="default"/>
      </w:rPr>
    </w:lvl>
  </w:abstractNum>
  <w:abstractNum w:abstractNumId="34">
    <w:nsid w:val="591BD1D4"/>
    <w:multiLevelType w:val="singleLevel"/>
    <w:tmpl w:val="591BD1D4"/>
    <w:lvl w:ilvl="0">
      <w:start w:val="1"/>
      <w:numFmt w:val="decimal"/>
      <w:lvlText w:val="%1."/>
      <w:lvlJc w:val="left"/>
      <w:pPr>
        <w:ind w:left="425" w:hanging="425"/>
      </w:pPr>
      <w:rPr>
        <w:rFonts w:hint="default"/>
      </w:rPr>
    </w:lvl>
  </w:abstractNum>
  <w:abstractNum w:abstractNumId="35">
    <w:nsid w:val="591BD5D0"/>
    <w:multiLevelType w:val="singleLevel"/>
    <w:tmpl w:val="591BD5D0"/>
    <w:lvl w:ilvl="0">
      <w:start w:val="1"/>
      <w:numFmt w:val="bullet"/>
      <w:lvlText w:val=""/>
      <w:lvlJc w:val="left"/>
      <w:pPr>
        <w:ind w:left="420" w:hanging="420"/>
      </w:pPr>
      <w:rPr>
        <w:rFonts w:ascii="Wingdings" w:hAnsi="Wingdings" w:hint="default"/>
      </w:rPr>
    </w:lvl>
  </w:abstractNum>
  <w:abstractNum w:abstractNumId="36">
    <w:nsid w:val="591BD8C5"/>
    <w:multiLevelType w:val="singleLevel"/>
    <w:tmpl w:val="591BD8C5"/>
    <w:lvl w:ilvl="0">
      <w:start w:val="1"/>
      <w:numFmt w:val="decimal"/>
      <w:lvlText w:val="%1."/>
      <w:lvlJc w:val="left"/>
      <w:pPr>
        <w:ind w:left="425" w:hanging="425"/>
      </w:pPr>
      <w:rPr>
        <w:rFonts w:hint="default"/>
      </w:rPr>
    </w:lvl>
  </w:abstractNum>
  <w:abstractNum w:abstractNumId="37">
    <w:nsid w:val="591BF31F"/>
    <w:multiLevelType w:val="singleLevel"/>
    <w:tmpl w:val="591BF31F"/>
    <w:lvl w:ilvl="0">
      <w:start w:val="1"/>
      <w:numFmt w:val="decimal"/>
      <w:lvlText w:val="%1."/>
      <w:lvlJc w:val="left"/>
      <w:pPr>
        <w:ind w:left="425" w:hanging="425"/>
      </w:pPr>
      <w:rPr>
        <w:rFonts w:hint="default"/>
      </w:rPr>
    </w:lvl>
  </w:abstractNum>
  <w:abstractNum w:abstractNumId="38">
    <w:nsid w:val="591C0254"/>
    <w:multiLevelType w:val="singleLevel"/>
    <w:tmpl w:val="591C0254"/>
    <w:lvl w:ilvl="0">
      <w:start w:val="2"/>
      <w:numFmt w:val="chineseCounting"/>
      <w:suff w:val="nothing"/>
      <w:lvlText w:val="%1、"/>
      <w:lvlJc w:val="left"/>
    </w:lvl>
  </w:abstractNum>
  <w:abstractNum w:abstractNumId="39">
    <w:nsid w:val="591C0278"/>
    <w:multiLevelType w:val="singleLevel"/>
    <w:tmpl w:val="591C0278"/>
    <w:lvl w:ilvl="0">
      <w:start w:val="1"/>
      <w:numFmt w:val="chineseCounting"/>
      <w:suff w:val="nothing"/>
      <w:lvlText w:val="%1、"/>
      <w:lvlJc w:val="left"/>
    </w:lvl>
  </w:abstractNum>
  <w:abstractNum w:abstractNumId="40">
    <w:nsid w:val="5927DA12"/>
    <w:multiLevelType w:val="singleLevel"/>
    <w:tmpl w:val="5927DA12"/>
    <w:lvl w:ilvl="0">
      <w:start w:val="1"/>
      <w:numFmt w:val="bullet"/>
      <w:lvlText w:val=""/>
      <w:lvlJc w:val="left"/>
      <w:pPr>
        <w:ind w:left="420" w:hanging="420"/>
      </w:pPr>
      <w:rPr>
        <w:rFonts w:ascii="Wingdings" w:hAnsi="Wingdings" w:hint="default"/>
      </w:rPr>
    </w:lvl>
  </w:abstractNum>
  <w:abstractNum w:abstractNumId="41">
    <w:nsid w:val="5927DAB6"/>
    <w:multiLevelType w:val="singleLevel"/>
    <w:tmpl w:val="5927DAB6"/>
    <w:lvl w:ilvl="0">
      <w:start w:val="1"/>
      <w:numFmt w:val="decimal"/>
      <w:lvlText w:val="%1."/>
      <w:lvlJc w:val="left"/>
      <w:pPr>
        <w:ind w:left="425" w:hanging="425"/>
      </w:pPr>
      <w:rPr>
        <w:rFonts w:hint="default"/>
      </w:rPr>
    </w:lvl>
  </w:abstractNum>
  <w:abstractNum w:abstractNumId="42">
    <w:nsid w:val="5927DB7D"/>
    <w:multiLevelType w:val="singleLevel"/>
    <w:tmpl w:val="5927DB7D"/>
    <w:lvl w:ilvl="0">
      <w:start w:val="1"/>
      <w:numFmt w:val="decimal"/>
      <w:lvlText w:val="%1."/>
      <w:lvlJc w:val="left"/>
      <w:pPr>
        <w:ind w:left="425" w:hanging="425"/>
      </w:pPr>
      <w:rPr>
        <w:rFonts w:hint="default"/>
      </w:rPr>
    </w:lvl>
  </w:abstractNum>
  <w:abstractNum w:abstractNumId="43">
    <w:nsid w:val="59283F7D"/>
    <w:multiLevelType w:val="multilevel"/>
    <w:tmpl w:val="59283F7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nsid w:val="592850C9"/>
    <w:multiLevelType w:val="singleLevel"/>
    <w:tmpl w:val="592850C9"/>
    <w:lvl w:ilvl="0">
      <w:start w:val="1"/>
      <w:numFmt w:val="decimal"/>
      <w:lvlText w:val="%1."/>
      <w:lvlJc w:val="left"/>
      <w:pPr>
        <w:ind w:left="425" w:hanging="425"/>
      </w:pPr>
      <w:rPr>
        <w:rFonts w:hint="default"/>
      </w:rPr>
    </w:lvl>
  </w:abstractNum>
  <w:abstractNum w:abstractNumId="45">
    <w:nsid w:val="59285554"/>
    <w:multiLevelType w:val="singleLevel"/>
    <w:tmpl w:val="59285554"/>
    <w:lvl w:ilvl="0">
      <w:start w:val="1"/>
      <w:numFmt w:val="decimal"/>
      <w:lvlText w:val="%1."/>
      <w:lvlJc w:val="left"/>
      <w:pPr>
        <w:ind w:left="425" w:hanging="425"/>
      </w:pPr>
      <w:rPr>
        <w:rFonts w:hint="default"/>
      </w:rPr>
    </w:lvl>
  </w:abstractNum>
  <w:abstractNum w:abstractNumId="46">
    <w:nsid w:val="59290C06"/>
    <w:multiLevelType w:val="singleLevel"/>
    <w:tmpl w:val="59290C06"/>
    <w:lvl w:ilvl="0">
      <w:start w:val="1"/>
      <w:numFmt w:val="decimal"/>
      <w:lvlText w:val="%1."/>
      <w:lvlJc w:val="left"/>
      <w:pPr>
        <w:ind w:left="425" w:hanging="425"/>
      </w:pPr>
      <w:rPr>
        <w:rFonts w:hint="default"/>
      </w:rPr>
    </w:lvl>
  </w:abstractNum>
  <w:abstractNum w:abstractNumId="47">
    <w:nsid w:val="5930FBF4"/>
    <w:multiLevelType w:val="singleLevel"/>
    <w:tmpl w:val="5930FBF4"/>
    <w:lvl w:ilvl="0">
      <w:start w:val="1"/>
      <w:numFmt w:val="decimal"/>
      <w:lvlText w:val="%1)"/>
      <w:lvlJc w:val="left"/>
      <w:pPr>
        <w:tabs>
          <w:tab w:val="left" w:pos="425"/>
        </w:tabs>
        <w:ind w:left="425" w:hanging="425"/>
      </w:pPr>
      <w:rPr>
        <w:rFonts w:hint="default"/>
      </w:rPr>
    </w:lvl>
  </w:abstractNum>
  <w:abstractNum w:abstractNumId="48">
    <w:nsid w:val="5930FC69"/>
    <w:multiLevelType w:val="singleLevel"/>
    <w:tmpl w:val="5930FC69"/>
    <w:lvl w:ilvl="0">
      <w:start w:val="1"/>
      <w:numFmt w:val="decimal"/>
      <w:lvlText w:val="%1)"/>
      <w:lvlJc w:val="left"/>
      <w:pPr>
        <w:tabs>
          <w:tab w:val="left" w:pos="425"/>
        </w:tabs>
        <w:ind w:left="425" w:hanging="425"/>
      </w:pPr>
      <w:rPr>
        <w:rFonts w:hint="default"/>
      </w:rPr>
    </w:lvl>
  </w:abstractNum>
  <w:abstractNum w:abstractNumId="49">
    <w:nsid w:val="59311BBD"/>
    <w:multiLevelType w:val="singleLevel"/>
    <w:tmpl w:val="59311BBD"/>
    <w:lvl w:ilvl="0">
      <w:start w:val="1"/>
      <w:numFmt w:val="bullet"/>
      <w:lvlText w:val=""/>
      <w:lvlJc w:val="left"/>
      <w:pPr>
        <w:ind w:left="420" w:hanging="420"/>
      </w:pPr>
      <w:rPr>
        <w:rFonts w:ascii="Wingdings" w:hAnsi="Wingdings" w:hint="default"/>
      </w:rPr>
    </w:lvl>
  </w:abstractNum>
  <w:abstractNum w:abstractNumId="50">
    <w:nsid w:val="59311BEA"/>
    <w:multiLevelType w:val="singleLevel"/>
    <w:tmpl w:val="59311BEA"/>
    <w:lvl w:ilvl="0">
      <w:start w:val="1"/>
      <w:numFmt w:val="bullet"/>
      <w:lvlText w:val=""/>
      <w:lvlJc w:val="left"/>
      <w:pPr>
        <w:ind w:left="420" w:hanging="420"/>
      </w:pPr>
      <w:rPr>
        <w:rFonts w:ascii="Wingdings" w:hAnsi="Wingdings" w:hint="default"/>
      </w:rPr>
    </w:lvl>
  </w:abstractNum>
  <w:abstractNum w:abstractNumId="51">
    <w:nsid w:val="59314383"/>
    <w:multiLevelType w:val="multilevel"/>
    <w:tmpl w:val="59314383"/>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nsid w:val="5937E5C5"/>
    <w:multiLevelType w:val="singleLevel"/>
    <w:tmpl w:val="5937E5C5"/>
    <w:lvl w:ilvl="0">
      <w:start w:val="1"/>
      <w:numFmt w:val="decimal"/>
      <w:lvlText w:val="%1."/>
      <w:lvlJc w:val="left"/>
      <w:pPr>
        <w:ind w:left="425" w:hanging="425"/>
      </w:pPr>
      <w:rPr>
        <w:rFonts w:hint="default"/>
      </w:rPr>
    </w:lvl>
  </w:abstractNum>
  <w:abstractNum w:abstractNumId="53">
    <w:nsid w:val="5937E5DB"/>
    <w:multiLevelType w:val="singleLevel"/>
    <w:tmpl w:val="5937E5DB"/>
    <w:lvl w:ilvl="0">
      <w:start w:val="1"/>
      <w:numFmt w:val="decimal"/>
      <w:lvlText w:val="%1."/>
      <w:lvlJc w:val="left"/>
      <w:pPr>
        <w:ind w:left="425" w:hanging="425"/>
      </w:pPr>
      <w:rPr>
        <w:rFonts w:hint="default"/>
      </w:rPr>
    </w:lvl>
  </w:abstractNum>
  <w:abstractNum w:abstractNumId="54">
    <w:nsid w:val="5937E5F1"/>
    <w:multiLevelType w:val="singleLevel"/>
    <w:tmpl w:val="5937E5F1"/>
    <w:lvl w:ilvl="0">
      <w:start w:val="1"/>
      <w:numFmt w:val="decimal"/>
      <w:lvlText w:val="%1."/>
      <w:lvlJc w:val="left"/>
      <w:pPr>
        <w:ind w:left="425" w:hanging="425"/>
      </w:pPr>
      <w:rPr>
        <w:rFonts w:hint="default"/>
      </w:rPr>
    </w:lvl>
  </w:abstractNum>
  <w:abstractNum w:abstractNumId="55">
    <w:nsid w:val="593923F0"/>
    <w:multiLevelType w:val="singleLevel"/>
    <w:tmpl w:val="593923F0"/>
    <w:lvl w:ilvl="0">
      <w:start w:val="1"/>
      <w:numFmt w:val="decimal"/>
      <w:lvlText w:val="%1."/>
      <w:lvlJc w:val="left"/>
      <w:pPr>
        <w:ind w:left="425" w:hanging="425"/>
      </w:pPr>
      <w:rPr>
        <w:rFonts w:hint="default"/>
      </w:rPr>
    </w:lvl>
  </w:abstractNum>
  <w:abstractNum w:abstractNumId="56">
    <w:nsid w:val="59392475"/>
    <w:multiLevelType w:val="multilevel"/>
    <w:tmpl w:val="59392475"/>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7">
    <w:nsid w:val="6CE67A6D"/>
    <w:multiLevelType w:val="multilevel"/>
    <w:tmpl w:val="6CE67A6D"/>
    <w:lvl w:ilvl="0">
      <w:start w:val="1"/>
      <w:numFmt w:val="decimal"/>
      <w:lvlText w:val="%1."/>
      <w:lvlJc w:val="left"/>
      <w:pPr>
        <w:ind w:left="562" w:hanging="420"/>
      </w:pPr>
      <w:rPr>
        <w:rFonts w:hint="eastAsia"/>
      </w:rPr>
    </w:lvl>
    <w:lvl w:ilvl="1">
      <w:start w:val="1"/>
      <w:numFmt w:val="decimal"/>
      <w:lvlText w:val="%1.%2"/>
      <w:lvlJc w:val="left"/>
      <w:pPr>
        <w:ind w:left="57" w:firstLine="505"/>
      </w:pPr>
      <w:rPr>
        <w:rFonts w:hint="eastAsia"/>
      </w:rPr>
    </w:lvl>
    <w:lvl w:ilvl="2">
      <w:start w:val="1"/>
      <w:numFmt w:val="decimal"/>
      <w:lvlText w:val="%1.%2.%3"/>
      <w:lvlJc w:val="right"/>
      <w:pPr>
        <w:ind w:left="1402" w:hanging="420"/>
      </w:pPr>
      <w:rPr>
        <w:rFonts w:hint="eastAsia"/>
      </w:rPr>
    </w:lvl>
    <w:lvl w:ilvl="3">
      <w:start w:val="1"/>
      <w:numFmt w:val="decimal"/>
      <w:lvlText w:val="%1.%2.%3.%4"/>
      <w:lvlJc w:val="left"/>
      <w:pPr>
        <w:ind w:left="1822" w:hanging="420"/>
      </w:pPr>
      <w:rPr>
        <w:rFonts w:hint="eastAsia"/>
      </w:rPr>
    </w:lvl>
    <w:lvl w:ilvl="4">
      <w:start w:val="1"/>
      <w:numFmt w:val="lowerLetter"/>
      <w:lvlText w:val="%5)"/>
      <w:lvlJc w:val="left"/>
      <w:pPr>
        <w:ind w:left="2242" w:hanging="420"/>
      </w:pPr>
      <w:rPr>
        <w:rFonts w:hint="eastAsia"/>
      </w:rPr>
    </w:lvl>
    <w:lvl w:ilvl="5">
      <w:start w:val="1"/>
      <w:numFmt w:val="lowerRoman"/>
      <w:lvlText w:val="%6."/>
      <w:lvlJc w:val="right"/>
      <w:pPr>
        <w:ind w:left="2662" w:hanging="420"/>
      </w:pPr>
      <w:rPr>
        <w:rFonts w:hint="eastAsia"/>
      </w:rPr>
    </w:lvl>
    <w:lvl w:ilvl="6">
      <w:start w:val="1"/>
      <w:numFmt w:val="decimal"/>
      <w:lvlText w:val="%7."/>
      <w:lvlJc w:val="left"/>
      <w:pPr>
        <w:ind w:left="3082" w:hanging="420"/>
      </w:pPr>
      <w:rPr>
        <w:rFonts w:hint="eastAsia"/>
      </w:rPr>
    </w:lvl>
    <w:lvl w:ilvl="7">
      <w:start w:val="1"/>
      <w:numFmt w:val="lowerLetter"/>
      <w:lvlText w:val="%8)"/>
      <w:lvlJc w:val="left"/>
      <w:pPr>
        <w:ind w:left="3502" w:hanging="420"/>
      </w:pPr>
      <w:rPr>
        <w:rFonts w:hint="eastAsia"/>
      </w:rPr>
    </w:lvl>
    <w:lvl w:ilvl="8">
      <w:start w:val="1"/>
      <w:numFmt w:val="lowerRoman"/>
      <w:lvlText w:val="%9."/>
      <w:lvlJc w:val="right"/>
      <w:pPr>
        <w:ind w:left="3922" w:hanging="420"/>
      </w:pPr>
      <w:rPr>
        <w:rFonts w:hint="eastAsia"/>
      </w:rPr>
    </w:lvl>
  </w:abstractNum>
  <w:abstractNum w:abstractNumId="58">
    <w:nsid w:val="736C48A6"/>
    <w:multiLevelType w:val="multilevel"/>
    <w:tmpl w:val="736C48A6"/>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nsid w:val="73846A8A"/>
    <w:multiLevelType w:val="multilevel"/>
    <w:tmpl w:val="73846A8A"/>
    <w:lvl w:ilvl="0">
      <w:start w:val="1"/>
      <w:numFmt w:val="lowerLetter"/>
      <w:lvlText w:val="%1)"/>
      <w:lvlJc w:val="left"/>
      <w:pPr>
        <w:ind w:left="2524" w:hanging="420"/>
      </w:pPr>
    </w:lvl>
    <w:lvl w:ilvl="1">
      <w:start w:val="1"/>
      <w:numFmt w:val="lowerLetter"/>
      <w:lvlText w:val="%2)"/>
      <w:lvlJc w:val="left"/>
      <w:pPr>
        <w:ind w:left="2944" w:hanging="420"/>
      </w:pPr>
    </w:lvl>
    <w:lvl w:ilvl="2">
      <w:start w:val="1"/>
      <w:numFmt w:val="lowerRoman"/>
      <w:lvlText w:val="%3."/>
      <w:lvlJc w:val="right"/>
      <w:pPr>
        <w:ind w:left="3364" w:hanging="420"/>
      </w:pPr>
    </w:lvl>
    <w:lvl w:ilvl="3">
      <w:start w:val="1"/>
      <w:numFmt w:val="decimal"/>
      <w:lvlText w:val="%4."/>
      <w:lvlJc w:val="left"/>
      <w:pPr>
        <w:ind w:left="3784" w:hanging="420"/>
      </w:pPr>
    </w:lvl>
    <w:lvl w:ilvl="4">
      <w:start w:val="1"/>
      <w:numFmt w:val="lowerLetter"/>
      <w:lvlText w:val="%5)"/>
      <w:lvlJc w:val="left"/>
      <w:pPr>
        <w:ind w:left="4204" w:hanging="420"/>
      </w:pPr>
    </w:lvl>
    <w:lvl w:ilvl="5">
      <w:start w:val="1"/>
      <w:numFmt w:val="lowerRoman"/>
      <w:lvlText w:val="%6."/>
      <w:lvlJc w:val="right"/>
      <w:pPr>
        <w:ind w:left="4624" w:hanging="420"/>
      </w:pPr>
    </w:lvl>
    <w:lvl w:ilvl="6">
      <w:start w:val="1"/>
      <w:numFmt w:val="decimal"/>
      <w:lvlText w:val="%7."/>
      <w:lvlJc w:val="left"/>
      <w:pPr>
        <w:ind w:left="5044" w:hanging="420"/>
      </w:pPr>
    </w:lvl>
    <w:lvl w:ilvl="7">
      <w:start w:val="1"/>
      <w:numFmt w:val="lowerLetter"/>
      <w:lvlText w:val="%8)"/>
      <w:lvlJc w:val="left"/>
      <w:pPr>
        <w:ind w:left="5464" w:hanging="420"/>
      </w:pPr>
    </w:lvl>
    <w:lvl w:ilvl="8">
      <w:start w:val="1"/>
      <w:numFmt w:val="lowerRoman"/>
      <w:lvlText w:val="%9."/>
      <w:lvlJc w:val="right"/>
      <w:pPr>
        <w:ind w:left="5884" w:hanging="420"/>
      </w:pPr>
    </w:lvl>
  </w:abstractNum>
  <w:abstractNum w:abstractNumId="60">
    <w:nsid w:val="7F176E41"/>
    <w:multiLevelType w:val="multilevel"/>
    <w:tmpl w:val="7F176E4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7"/>
  </w:num>
  <w:num w:numId="2">
    <w:abstractNumId w:val="27"/>
  </w:num>
  <w:num w:numId="3">
    <w:abstractNumId w:val="26"/>
  </w:num>
  <w:num w:numId="4">
    <w:abstractNumId w:val="60"/>
  </w:num>
  <w:num w:numId="5">
    <w:abstractNumId w:val="40"/>
  </w:num>
  <w:num w:numId="6">
    <w:abstractNumId w:val="58"/>
  </w:num>
  <w:num w:numId="7">
    <w:abstractNumId w:val="2"/>
  </w:num>
  <w:num w:numId="8">
    <w:abstractNumId w:val="41"/>
  </w:num>
  <w:num w:numId="9">
    <w:abstractNumId w:val="42"/>
  </w:num>
  <w:num w:numId="10">
    <w:abstractNumId w:val="28"/>
  </w:num>
  <w:num w:numId="11">
    <w:abstractNumId w:val="11"/>
  </w:num>
  <w:num w:numId="12">
    <w:abstractNumId w:val="15"/>
  </w:num>
  <w:num w:numId="13">
    <w:abstractNumId w:val="16"/>
  </w:num>
  <w:num w:numId="14">
    <w:abstractNumId w:val="17"/>
  </w:num>
  <w:num w:numId="15">
    <w:abstractNumId w:val="12"/>
  </w:num>
  <w:num w:numId="16">
    <w:abstractNumId w:val="19"/>
  </w:num>
  <w:num w:numId="17">
    <w:abstractNumId w:val="7"/>
  </w:num>
  <w:num w:numId="18">
    <w:abstractNumId w:val="3"/>
  </w:num>
  <w:num w:numId="19">
    <w:abstractNumId w:val="20"/>
  </w:num>
  <w:num w:numId="20">
    <w:abstractNumId w:val="21"/>
  </w:num>
  <w:num w:numId="21">
    <w:abstractNumId w:val="6"/>
  </w:num>
  <w:num w:numId="22">
    <w:abstractNumId w:val="0"/>
  </w:num>
  <w:num w:numId="23">
    <w:abstractNumId w:val="43"/>
  </w:num>
  <w:num w:numId="24">
    <w:abstractNumId w:val="39"/>
  </w:num>
  <w:num w:numId="25">
    <w:abstractNumId w:val="13"/>
  </w:num>
  <w:num w:numId="26">
    <w:abstractNumId w:val="1"/>
  </w:num>
  <w:num w:numId="27">
    <w:abstractNumId w:val="59"/>
  </w:num>
  <w:num w:numId="28">
    <w:abstractNumId w:val="4"/>
  </w:num>
  <w:num w:numId="29">
    <w:abstractNumId w:val="38"/>
  </w:num>
  <w:num w:numId="30">
    <w:abstractNumId w:val="30"/>
  </w:num>
  <w:num w:numId="31">
    <w:abstractNumId w:val="31"/>
  </w:num>
  <w:num w:numId="32">
    <w:abstractNumId w:val="32"/>
  </w:num>
  <w:num w:numId="33">
    <w:abstractNumId w:val="33"/>
  </w:num>
  <w:num w:numId="34">
    <w:abstractNumId w:val="23"/>
  </w:num>
  <w:num w:numId="35">
    <w:abstractNumId w:val="18"/>
  </w:num>
  <w:num w:numId="36">
    <w:abstractNumId w:val="48"/>
  </w:num>
  <w:num w:numId="37">
    <w:abstractNumId w:val="47"/>
  </w:num>
  <w:num w:numId="38">
    <w:abstractNumId w:val="8"/>
  </w:num>
  <w:num w:numId="39">
    <w:abstractNumId w:val="34"/>
  </w:num>
  <w:num w:numId="40">
    <w:abstractNumId w:val="14"/>
  </w:num>
  <w:num w:numId="41">
    <w:abstractNumId w:val="36"/>
  </w:num>
  <w:num w:numId="42">
    <w:abstractNumId w:val="9"/>
  </w:num>
  <w:num w:numId="43">
    <w:abstractNumId w:val="44"/>
  </w:num>
  <w:num w:numId="44">
    <w:abstractNumId w:val="5"/>
  </w:num>
  <w:num w:numId="45">
    <w:abstractNumId w:val="10"/>
  </w:num>
  <w:num w:numId="46">
    <w:abstractNumId w:val="37"/>
  </w:num>
  <w:num w:numId="47">
    <w:abstractNumId w:val="24"/>
  </w:num>
  <w:num w:numId="48">
    <w:abstractNumId w:val="45"/>
  </w:num>
  <w:num w:numId="49">
    <w:abstractNumId w:val="46"/>
  </w:num>
  <w:num w:numId="50">
    <w:abstractNumId w:val="52"/>
  </w:num>
  <w:num w:numId="51">
    <w:abstractNumId w:val="53"/>
  </w:num>
  <w:num w:numId="52">
    <w:abstractNumId w:val="54"/>
  </w:num>
  <w:num w:numId="53">
    <w:abstractNumId w:val="51"/>
  </w:num>
  <w:num w:numId="54">
    <w:abstractNumId w:val="55"/>
  </w:num>
  <w:num w:numId="55">
    <w:abstractNumId w:val="56"/>
  </w:num>
  <w:num w:numId="56">
    <w:abstractNumId w:val="29"/>
  </w:num>
  <w:num w:numId="57">
    <w:abstractNumId w:val="25"/>
  </w:num>
  <w:num w:numId="58">
    <w:abstractNumId w:val="22"/>
  </w:num>
  <w:num w:numId="59">
    <w:abstractNumId w:val="50"/>
  </w:num>
  <w:num w:numId="60">
    <w:abstractNumId w:val="49"/>
  </w:num>
  <w:num w:numId="61">
    <w:abstractNumId w:val="35"/>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proofState w:grammar="clean"/>
  <w:defaultTabStop w:val="420"/>
  <w:drawingGridVerticalSpacing w:val="156"/>
  <w:noPunctuationKerning/>
  <w:characterSpacingControl w:val="compressPunctuation"/>
  <w:hdrShapeDefaults>
    <o:shapedefaults v:ext="edit" spidmax="5122"/>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DB29E5"/>
    <w:rsid w:val="00060C3A"/>
    <w:rsid w:val="0008537F"/>
    <w:rsid w:val="000A1BEB"/>
    <w:rsid w:val="000C105D"/>
    <w:rsid w:val="000C1B57"/>
    <w:rsid w:val="000F1841"/>
    <w:rsid w:val="000F3C87"/>
    <w:rsid w:val="00110EBA"/>
    <w:rsid w:val="00146E04"/>
    <w:rsid w:val="0016091F"/>
    <w:rsid w:val="001C5DD9"/>
    <w:rsid w:val="001E55D2"/>
    <w:rsid w:val="001E5884"/>
    <w:rsid w:val="00250135"/>
    <w:rsid w:val="0025051A"/>
    <w:rsid w:val="0028388E"/>
    <w:rsid w:val="00296A08"/>
    <w:rsid w:val="002A2B0F"/>
    <w:rsid w:val="002C3885"/>
    <w:rsid w:val="00315A3D"/>
    <w:rsid w:val="00336116"/>
    <w:rsid w:val="0035777E"/>
    <w:rsid w:val="003F204B"/>
    <w:rsid w:val="004219E3"/>
    <w:rsid w:val="004357E8"/>
    <w:rsid w:val="00440871"/>
    <w:rsid w:val="0047566D"/>
    <w:rsid w:val="0048087C"/>
    <w:rsid w:val="004A5541"/>
    <w:rsid w:val="004C78BE"/>
    <w:rsid w:val="00515A6D"/>
    <w:rsid w:val="005278D4"/>
    <w:rsid w:val="00575F62"/>
    <w:rsid w:val="005E08FE"/>
    <w:rsid w:val="00612451"/>
    <w:rsid w:val="00641BE5"/>
    <w:rsid w:val="006B1D7A"/>
    <w:rsid w:val="006D0164"/>
    <w:rsid w:val="006D7053"/>
    <w:rsid w:val="00743598"/>
    <w:rsid w:val="0076616C"/>
    <w:rsid w:val="00772A81"/>
    <w:rsid w:val="00774CAF"/>
    <w:rsid w:val="00792826"/>
    <w:rsid w:val="007B1225"/>
    <w:rsid w:val="007D383E"/>
    <w:rsid w:val="00802A3C"/>
    <w:rsid w:val="00824800"/>
    <w:rsid w:val="00877494"/>
    <w:rsid w:val="008D021F"/>
    <w:rsid w:val="008F6A50"/>
    <w:rsid w:val="00937E6B"/>
    <w:rsid w:val="00946F9C"/>
    <w:rsid w:val="00950FDE"/>
    <w:rsid w:val="009706B5"/>
    <w:rsid w:val="009E15ED"/>
    <w:rsid w:val="009F7A38"/>
    <w:rsid w:val="00A00BD0"/>
    <w:rsid w:val="00AE221C"/>
    <w:rsid w:val="00AE6538"/>
    <w:rsid w:val="00B026AF"/>
    <w:rsid w:val="00B07778"/>
    <w:rsid w:val="00B43E3B"/>
    <w:rsid w:val="00B44A02"/>
    <w:rsid w:val="00B50A15"/>
    <w:rsid w:val="00BB05A3"/>
    <w:rsid w:val="00BD0EFF"/>
    <w:rsid w:val="00BE752B"/>
    <w:rsid w:val="00C30F83"/>
    <w:rsid w:val="00C80CEB"/>
    <w:rsid w:val="00CB581A"/>
    <w:rsid w:val="00CC3F03"/>
    <w:rsid w:val="00CD36EA"/>
    <w:rsid w:val="00CD6C9D"/>
    <w:rsid w:val="00D0166B"/>
    <w:rsid w:val="00D03A1E"/>
    <w:rsid w:val="00D049A6"/>
    <w:rsid w:val="00D129A0"/>
    <w:rsid w:val="00D25469"/>
    <w:rsid w:val="00D514D7"/>
    <w:rsid w:val="00D74B0F"/>
    <w:rsid w:val="00D76D25"/>
    <w:rsid w:val="00DB29E5"/>
    <w:rsid w:val="00DB2DE1"/>
    <w:rsid w:val="00DE4E0F"/>
    <w:rsid w:val="00E2553D"/>
    <w:rsid w:val="00E354B4"/>
    <w:rsid w:val="00E711FA"/>
    <w:rsid w:val="00E772FE"/>
    <w:rsid w:val="00E84153"/>
    <w:rsid w:val="00E92A8D"/>
    <w:rsid w:val="00EB05EB"/>
    <w:rsid w:val="00F012A6"/>
    <w:rsid w:val="00F11AF8"/>
    <w:rsid w:val="00F26409"/>
    <w:rsid w:val="00F355C0"/>
    <w:rsid w:val="00F619CA"/>
    <w:rsid w:val="00F83AD5"/>
    <w:rsid w:val="00F949B7"/>
    <w:rsid w:val="015B18C2"/>
    <w:rsid w:val="017A4F0F"/>
    <w:rsid w:val="01824A56"/>
    <w:rsid w:val="01B05568"/>
    <w:rsid w:val="01DB1D58"/>
    <w:rsid w:val="024F0071"/>
    <w:rsid w:val="028444C6"/>
    <w:rsid w:val="03B320A1"/>
    <w:rsid w:val="045A66FA"/>
    <w:rsid w:val="048D6BD7"/>
    <w:rsid w:val="052C7B78"/>
    <w:rsid w:val="058844CA"/>
    <w:rsid w:val="05E171A8"/>
    <w:rsid w:val="06CA36F5"/>
    <w:rsid w:val="07317A3C"/>
    <w:rsid w:val="073A5693"/>
    <w:rsid w:val="07687D68"/>
    <w:rsid w:val="080C0A75"/>
    <w:rsid w:val="080D5AEC"/>
    <w:rsid w:val="086F357F"/>
    <w:rsid w:val="08961EBD"/>
    <w:rsid w:val="091E06EB"/>
    <w:rsid w:val="0A3E433D"/>
    <w:rsid w:val="0A852448"/>
    <w:rsid w:val="0B55270A"/>
    <w:rsid w:val="0B8D303B"/>
    <w:rsid w:val="0BE44EFD"/>
    <w:rsid w:val="0BEE1222"/>
    <w:rsid w:val="0C0C6480"/>
    <w:rsid w:val="0C2F2F52"/>
    <w:rsid w:val="0D3B79E9"/>
    <w:rsid w:val="0D7221D1"/>
    <w:rsid w:val="0D773444"/>
    <w:rsid w:val="0EC36B6D"/>
    <w:rsid w:val="0F0D2783"/>
    <w:rsid w:val="0F333188"/>
    <w:rsid w:val="0F4D1F40"/>
    <w:rsid w:val="0F6B0722"/>
    <w:rsid w:val="0F6D58C6"/>
    <w:rsid w:val="1021045C"/>
    <w:rsid w:val="104E6971"/>
    <w:rsid w:val="10514909"/>
    <w:rsid w:val="10B310C1"/>
    <w:rsid w:val="11684896"/>
    <w:rsid w:val="11B668A2"/>
    <w:rsid w:val="12045545"/>
    <w:rsid w:val="12144A3B"/>
    <w:rsid w:val="1227030B"/>
    <w:rsid w:val="12890158"/>
    <w:rsid w:val="134B6C88"/>
    <w:rsid w:val="13650F5F"/>
    <w:rsid w:val="140A0513"/>
    <w:rsid w:val="144B77AE"/>
    <w:rsid w:val="145B337E"/>
    <w:rsid w:val="14C67818"/>
    <w:rsid w:val="14CF44BE"/>
    <w:rsid w:val="154044D0"/>
    <w:rsid w:val="15F00826"/>
    <w:rsid w:val="164E69B1"/>
    <w:rsid w:val="16B804BC"/>
    <w:rsid w:val="16C6100E"/>
    <w:rsid w:val="17C57489"/>
    <w:rsid w:val="183556C8"/>
    <w:rsid w:val="18371333"/>
    <w:rsid w:val="18C7747A"/>
    <w:rsid w:val="19231CFD"/>
    <w:rsid w:val="193E3CE7"/>
    <w:rsid w:val="1946699B"/>
    <w:rsid w:val="19755938"/>
    <w:rsid w:val="19F37343"/>
    <w:rsid w:val="1A520F74"/>
    <w:rsid w:val="1B003E88"/>
    <w:rsid w:val="1B0A6F5F"/>
    <w:rsid w:val="1B2C15A3"/>
    <w:rsid w:val="1B347951"/>
    <w:rsid w:val="1B522EF9"/>
    <w:rsid w:val="1B6762B1"/>
    <w:rsid w:val="1BB30CE4"/>
    <w:rsid w:val="1BF2580F"/>
    <w:rsid w:val="1C1F65E8"/>
    <w:rsid w:val="1C227C6B"/>
    <w:rsid w:val="1C551262"/>
    <w:rsid w:val="1CAF20CB"/>
    <w:rsid w:val="1CF15600"/>
    <w:rsid w:val="1CF21273"/>
    <w:rsid w:val="1D7F1BFB"/>
    <w:rsid w:val="1D9E55C9"/>
    <w:rsid w:val="1DF80A63"/>
    <w:rsid w:val="1E4D5AB9"/>
    <w:rsid w:val="1ECC3F55"/>
    <w:rsid w:val="1EFB18D3"/>
    <w:rsid w:val="1F123553"/>
    <w:rsid w:val="1F593EED"/>
    <w:rsid w:val="1FA90983"/>
    <w:rsid w:val="1FCA157E"/>
    <w:rsid w:val="201D082E"/>
    <w:rsid w:val="201F7DCA"/>
    <w:rsid w:val="202F7165"/>
    <w:rsid w:val="21717DF0"/>
    <w:rsid w:val="21857AF1"/>
    <w:rsid w:val="221709E8"/>
    <w:rsid w:val="227C31BE"/>
    <w:rsid w:val="232722FD"/>
    <w:rsid w:val="23BD6354"/>
    <w:rsid w:val="23D8251E"/>
    <w:rsid w:val="24A727FA"/>
    <w:rsid w:val="24C456EB"/>
    <w:rsid w:val="24C555BB"/>
    <w:rsid w:val="25A65A28"/>
    <w:rsid w:val="261956B3"/>
    <w:rsid w:val="264573B4"/>
    <w:rsid w:val="26795443"/>
    <w:rsid w:val="26F953E6"/>
    <w:rsid w:val="27D53180"/>
    <w:rsid w:val="28367452"/>
    <w:rsid w:val="28D21306"/>
    <w:rsid w:val="28F12378"/>
    <w:rsid w:val="292B67A3"/>
    <w:rsid w:val="2A273378"/>
    <w:rsid w:val="2A8741D8"/>
    <w:rsid w:val="2AC92967"/>
    <w:rsid w:val="2BBB26DB"/>
    <w:rsid w:val="2BEE21CC"/>
    <w:rsid w:val="2C4968BE"/>
    <w:rsid w:val="2C9947B1"/>
    <w:rsid w:val="2CBD1286"/>
    <w:rsid w:val="2CBF6319"/>
    <w:rsid w:val="2CDB5407"/>
    <w:rsid w:val="2CE80AC6"/>
    <w:rsid w:val="2D0009F2"/>
    <w:rsid w:val="2D921BE5"/>
    <w:rsid w:val="2DA92292"/>
    <w:rsid w:val="2DDD3511"/>
    <w:rsid w:val="2DEF243C"/>
    <w:rsid w:val="2DF02223"/>
    <w:rsid w:val="2E0557E4"/>
    <w:rsid w:val="2E661E86"/>
    <w:rsid w:val="2E710681"/>
    <w:rsid w:val="2ED33EDB"/>
    <w:rsid w:val="2FCE4FCC"/>
    <w:rsid w:val="307F501C"/>
    <w:rsid w:val="30F73FA9"/>
    <w:rsid w:val="311A5D50"/>
    <w:rsid w:val="311D5F5F"/>
    <w:rsid w:val="31FD12A8"/>
    <w:rsid w:val="32056455"/>
    <w:rsid w:val="324D56A1"/>
    <w:rsid w:val="326E69DF"/>
    <w:rsid w:val="327F1503"/>
    <w:rsid w:val="32903133"/>
    <w:rsid w:val="32B56686"/>
    <w:rsid w:val="32D71417"/>
    <w:rsid w:val="32DD56C6"/>
    <w:rsid w:val="33335E9A"/>
    <w:rsid w:val="33BA632B"/>
    <w:rsid w:val="33F479BE"/>
    <w:rsid w:val="34CA7DCF"/>
    <w:rsid w:val="34F3756B"/>
    <w:rsid w:val="35237532"/>
    <w:rsid w:val="354E50BF"/>
    <w:rsid w:val="35741A0A"/>
    <w:rsid w:val="359B41CA"/>
    <w:rsid w:val="35A04A96"/>
    <w:rsid w:val="36137378"/>
    <w:rsid w:val="363F0B90"/>
    <w:rsid w:val="365B6088"/>
    <w:rsid w:val="37134343"/>
    <w:rsid w:val="371F04DA"/>
    <w:rsid w:val="37342B38"/>
    <w:rsid w:val="378D40E0"/>
    <w:rsid w:val="38290C6F"/>
    <w:rsid w:val="383B7FE2"/>
    <w:rsid w:val="384B7BD7"/>
    <w:rsid w:val="38D95371"/>
    <w:rsid w:val="390F7698"/>
    <w:rsid w:val="393A56C4"/>
    <w:rsid w:val="39C97A2A"/>
    <w:rsid w:val="39ED65B4"/>
    <w:rsid w:val="39FE299C"/>
    <w:rsid w:val="3A2B56CA"/>
    <w:rsid w:val="3A5D5B41"/>
    <w:rsid w:val="3A841BD5"/>
    <w:rsid w:val="3A8E11A1"/>
    <w:rsid w:val="3AAA2EE0"/>
    <w:rsid w:val="3B2329FD"/>
    <w:rsid w:val="3B8B66CD"/>
    <w:rsid w:val="3BB66E49"/>
    <w:rsid w:val="3BD42686"/>
    <w:rsid w:val="3C371C8E"/>
    <w:rsid w:val="3C7A66E8"/>
    <w:rsid w:val="3CB5435C"/>
    <w:rsid w:val="3CDD76E3"/>
    <w:rsid w:val="3CF3117F"/>
    <w:rsid w:val="3CF36C4F"/>
    <w:rsid w:val="3D1942DF"/>
    <w:rsid w:val="3D373637"/>
    <w:rsid w:val="3D3C3D4A"/>
    <w:rsid w:val="3D9738B9"/>
    <w:rsid w:val="3DA4542B"/>
    <w:rsid w:val="3DD10A84"/>
    <w:rsid w:val="3DDE09DE"/>
    <w:rsid w:val="3E134FA0"/>
    <w:rsid w:val="3E392DB0"/>
    <w:rsid w:val="3E52317E"/>
    <w:rsid w:val="3FD74728"/>
    <w:rsid w:val="4089476B"/>
    <w:rsid w:val="40C85B84"/>
    <w:rsid w:val="40D66D00"/>
    <w:rsid w:val="40E95780"/>
    <w:rsid w:val="40F81E65"/>
    <w:rsid w:val="41105B12"/>
    <w:rsid w:val="416F3D61"/>
    <w:rsid w:val="41767F88"/>
    <w:rsid w:val="41BE713F"/>
    <w:rsid w:val="41E93080"/>
    <w:rsid w:val="424D424B"/>
    <w:rsid w:val="42847F71"/>
    <w:rsid w:val="4293145A"/>
    <w:rsid w:val="42CC0864"/>
    <w:rsid w:val="42DF6FFB"/>
    <w:rsid w:val="430017B5"/>
    <w:rsid w:val="43003689"/>
    <w:rsid w:val="436E79C3"/>
    <w:rsid w:val="43764873"/>
    <w:rsid w:val="44043976"/>
    <w:rsid w:val="44334FB1"/>
    <w:rsid w:val="44480501"/>
    <w:rsid w:val="44921FD1"/>
    <w:rsid w:val="44AA0F0C"/>
    <w:rsid w:val="44EA50E0"/>
    <w:rsid w:val="453D5F41"/>
    <w:rsid w:val="45612853"/>
    <w:rsid w:val="457B59AE"/>
    <w:rsid w:val="45A20187"/>
    <w:rsid w:val="45A33066"/>
    <w:rsid w:val="46486718"/>
    <w:rsid w:val="46733BCA"/>
    <w:rsid w:val="46E65518"/>
    <w:rsid w:val="4718066D"/>
    <w:rsid w:val="472814D6"/>
    <w:rsid w:val="472C6F79"/>
    <w:rsid w:val="4744012C"/>
    <w:rsid w:val="475A4E02"/>
    <w:rsid w:val="476E4D14"/>
    <w:rsid w:val="478E7CFA"/>
    <w:rsid w:val="481B647C"/>
    <w:rsid w:val="485D3628"/>
    <w:rsid w:val="49325A3B"/>
    <w:rsid w:val="4A3C4674"/>
    <w:rsid w:val="4B137E9E"/>
    <w:rsid w:val="4B2D78CC"/>
    <w:rsid w:val="4B711296"/>
    <w:rsid w:val="4BF6586D"/>
    <w:rsid w:val="4BFE69DB"/>
    <w:rsid w:val="4C47568E"/>
    <w:rsid w:val="4CC3277A"/>
    <w:rsid w:val="4CC37E23"/>
    <w:rsid w:val="4CDF2A6E"/>
    <w:rsid w:val="4D05440F"/>
    <w:rsid w:val="4D622A8C"/>
    <w:rsid w:val="4D7E13E6"/>
    <w:rsid w:val="4E30182B"/>
    <w:rsid w:val="4F267B7F"/>
    <w:rsid w:val="4FA41B1C"/>
    <w:rsid w:val="5084286A"/>
    <w:rsid w:val="50CD391C"/>
    <w:rsid w:val="51346AB5"/>
    <w:rsid w:val="52254EFB"/>
    <w:rsid w:val="52B06CBD"/>
    <w:rsid w:val="52ED1E07"/>
    <w:rsid w:val="53773835"/>
    <w:rsid w:val="53AC6FEA"/>
    <w:rsid w:val="545C50CC"/>
    <w:rsid w:val="55187347"/>
    <w:rsid w:val="55852153"/>
    <w:rsid w:val="55CE02A3"/>
    <w:rsid w:val="56500633"/>
    <w:rsid w:val="5691191C"/>
    <w:rsid w:val="569B215A"/>
    <w:rsid w:val="56DA59AF"/>
    <w:rsid w:val="571A662D"/>
    <w:rsid w:val="57316DCE"/>
    <w:rsid w:val="578B6F28"/>
    <w:rsid w:val="58966EA8"/>
    <w:rsid w:val="5910089F"/>
    <w:rsid w:val="59A000C6"/>
    <w:rsid w:val="5A0F7C44"/>
    <w:rsid w:val="5A89666F"/>
    <w:rsid w:val="5A9240A9"/>
    <w:rsid w:val="5BBF3C69"/>
    <w:rsid w:val="5BDB2B2F"/>
    <w:rsid w:val="5BF23984"/>
    <w:rsid w:val="5C581F31"/>
    <w:rsid w:val="5C7E3464"/>
    <w:rsid w:val="5C8651FE"/>
    <w:rsid w:val="5C874E94"/>
    <w:rsid w:val="5CC854DB"/>
    <w:rsid w:val="5D683427"/>
    <w:rsid w:val="5E1F7B00"/>
    <w:rsid w:val="5EB274D6"/>
    <w:rsid w:val="5EC31B01"/>
    <w:rsid w:val="5F0A1636"/>
    <w:rsid w:val="5F3E6580"/>
    <w:rsid w:val="5F723A63"/>
    <w:rsid w:val="6000195E"/>
    <w:rsid w:val="600C3B5C"/>
    <w:rsid w:val="607A0E86"/>
    <w:rsid w:val="60855989"/>
    <w:rsid w:val="60D5466A"/>
    <w:rsid w:val="615B3708"/>
    <w:rsid w:val="62343225"/>
    <w:rsid w:val="62492E5D"/>
    <w:rsid w:val="624C6C3F"/>
    <w:rsid w:val="62512974"/>
    <w:rsid w:val="62E46F6A"/>
    <w:rsid w:val="6317523B"/>
    <w:rsid w:val="63295AEA"/>
    <w:rsid w:val="63680EBD"/>
    <w:rsid w:val="64350A6D"/>
    <w:rsid w:val="6495418B"/>
    <w:rsid w:val="64B72320"/>
    <w:rsid w:val="64E01DB2"/>
    <w:rsid w:val="65700AD3"/>
    <w:rsid w:val="65ED652A"/>
    <w:rsid w:val="66B52B78"/>
    <w:rsid w:val="677B04A8"/>
    <w:rsid w:val="68327F14"/>
    <w:rsid w:val="69D83DA2"/>
    <w:rsid w:val="69DB7506"/>
    <w:rsid w:val="6A514E06"/>
    <w:rsid w:val="6A6C61C4"/>
    <w:rsid w:val="6A9A31FF"/>
    <w:rsid w:val="6B796BBF"/>
    <w:rsid w:val="6B9D1D68"/>
    <w:rsid w:val="6BC67419"/>
    <w:rsid w:val="6C0013FA"/>
    <w:rsid w:val="6C081710"/>
    <w:rsid w:val="6C5D0FF7"/>
    <w:rsid w:val="6C8819EE"/>
    <w:rsid w:val="6C942C5C"/>
    <w:rsid w:val="6DAC004D"/>
    <w:rsid w:val="6DEC6E14"/>
    <w:rsid w:val="6E1732C4"/>
    <w:rsid w:val="6E2D21AA"/>
    <w:rsid w:val="6E565F4C"/>
    <w:rsid w:val="6E7C4BDC"/>
    <w:rsid w:val="6ED83A50"/>
    <w:rsid w:val="6F1C7FDA"/>
    <w:rsid w:val="6F44761A"/>
    <w:rsid w:val="6F783FFB"/>
    <w:rsid w:val="6FC13246"/>
    <w:rsid w:val="70127EAF"/>
    <w:rsid w:val="710321F3"/>
    <w:rsid w:val="710D25DB"/>
    <w:rsid w:val="714D71C4"/>
    <w:rsid w:val="7159352F"/>
    <w:rsid w:val="71B23BFE"/>
    <w:rsid w:val="71FF0AC8"/>
    <w:rsid w:val="73023791"/>
    <w:rsid w:val="73353EB9"/>
    <w:rsid w:val="73B5364B"/>
    <w:rsid w:val="73DD16DB"/>
    <w:rsid w:val="7469763C"/>
    <w:rsid w:val="747B2DE1"/>
    <w:rsid w:val="74C06867"/>
    <w:rsid w:val="75017F9A"/>
    <w:rsid w:val="7543411C"/>
    <w:rsid w:val="757E4B79"/>
    <w:rsid w:val="758712B6"/>
    <w:rsid w:val="75C136F5"/>
    <w:rsid w:val="75E96DDF"/>
    <w:rsid w:val="761F7D9E"/>
    <w:rsid w:val="768414EC"/>
    <w:rsid w:val="76AD5802"/>
    <w:rsid w:val="76C22818"/>
    <w:rsid w:val="76D4491A"/>
    <w:rsid w:val="76E50A2B"/>
    <w:rsid w:val="76EA4CD2"/>
    <w:rsid w:val="77B94C29"/>
    <w:rsid w:val="78667AB4"/>
    <w:rsid w:val="79700769"/>
    <w:rsid w:val="7982342B"/>
    <w:rsid w:val="799B533F"/>
    <w:rsid w:val="79D56AE2"/>
    <w:rsid w:val="79FE4A39"/>
    <w:rsid w:val="7B690469"/>
    <w:rsid w:val="7BCC5840"/>
    <w:rsid w:val="7BD94445"/>
    <w:rsid w:val="7C6F19A6"/>
    <w:rsid w:val="7D3E605C"/>
    <w:rsid w:val="7D4D2622"/>
    <w:rsid w:val="7DBE0321"/>
    <w:rsid w:val="7E0A0597"/>
    <w:rsid w:val="7E64074F"/>
    <w:rsid w:val="7E8715B0"/>
    <w:rsid w:val="7EE02B66"/>
    <w:rsid w:val="7EE558B4"/>
    <w:rsid w:val="7EF4182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qFormat="1"/>
    <w:lsdException w:name="Body Text" w:qFormat="1"/>
    <w:lsdException w:name="Subtitle" w:qFormat="1"/>
    <w:lsdException w:name="Hyperlink"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HTML Samp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semiHidden="1" w:uiPriority="99" w:unhideWhenUsed="1" w:qFormat="1"/>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26409"/>
    <w:pPr>
      <w:widowControl w:val="0"/>
      <w:jc w:val="both"/>
    </w:pPr>
    <w:rPr>
      <w:rFonts w:ascii="Calibri" w:hAnsi="Calibri" w:cs="黑体"/>
      <w:kern w:val="2"/>
      <w:sz w:val="21"/>
      <w:szCs w:val="22"/>
    </w:rPr>
  </w:style>
  <w:style w:type="paragraph" w:styleId="1">
    <w:name w:val="heading 1"/>
    <w:basedOn w:val="a"/>
    <w:next w:val="a"/>
    <w:qFormat/>
    <w:rsid w:val="00F26409"/>
    <w:pPr>
      <w:keepNext/>
      <w:keepLines/>
      <w:spacing w:before="340" w:after="330" w:line="578" w:lineRule="auto"/>
      <w:outlineLvl w:val="0"/>
    </w:pPr>
    <w:rPr>
      <w:b/>
      <w:bCs/>
      <w:kern w:val="44"/>
      <w:sz w:val="44"/>
      <w:szCs w:val="44"/>
    </w:rPr>
  </w:style>
  <w:style w:type="paragraph" w:styleId="2">
    <w:name w:val="heading 2"/>
    <w:basedOn w:val="a"/>
    <w:next w:val="a"/>
    <w:unhideWhenUsed/>
    <w:qFormat/>
    <w:rsid w:val="00F26409"/>
    <w:pPr>
      <w:keepNext/>
      <w:keepLines/>
      <w:spacing w:before="260" w:after="260" w:line="416" w:lineRule="auto"/>
      <w:outlineLvl w:val="1"/>
    </w:pPr>
    <w:rPr>
      <w:rFonts w:ascii="Cambria" w:hAnsi="Cambria"/>
      <w:b/>
      <w:bCs/>
      <w:sz w:val="32"/>
      <w:szCs w:val="32"/>
    </w:rPr>
  </w:style>
  <w:style w:type="paragraph" w:styleId="3">
    <w:name w:val="heading 3"/>
    <w:basedOn w:val="a"/>
    <w:next w:val="a"/>
    <w:unhideWhenUsed/>
    <w:qFormat/>
    <w:rsid w:val="00F26409"/>
    <w:pPr>
      <w:keepNext/>
      <w:keepLines/>
      <w:spacing w:before="260" w:after="260" w:line="416" w:lineRule="auto"/>
      <w:outlineLvl w:val="2"/>
    </w:pPr>
    <w:rPr>
      <w:b/>
      <w:bCs/>
      <w:sz w:val="32"/>
      <w:szCs w:val="32"/>
    </w:rPr>
  </w:style>
  <w:style w:type="paragraph" w:styleId="4">
    <w:name w:val="heading 4"/>
    <w:basedOn w:val="a"/>
    <w:next w:val="a"/>
    <w:unhideWhenUsed/>
    <w:qFormat/>
    <w:rsid w:val="00F26409"/>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sid w:val="00F26409"/>
    <w:rPr>
      <w:rFonts w:ascii="宋体"/>
      <w:sz w:val="18"/>
      <w:szCs w:val="18"/>
    </w:rPr>
  </w:style>
  <w:style w:type="paragraph" w:styleId="a4">
    <w:name w:val="annotation text"/>
    <w:basedOn w:val="a"/>
    <w:qFormat/>
    <w:rsid w:val="00F26409"/>
    <w:pPr>
      <w:jc w:val="left"/>
    </w:pPr>
  </w:style>
  <w:style w:type="paragraph" w:styleId="a5">
    <w:name w:val="Body Text"/>
    <w:basedOn w:val="a"/>
    <w:qFormat/>
    <w:rsid w:val="00F26409"/>
    <w:pPr>
      <w:spacing w:after="120"/>
    </w:pPr>
  </w:style>
  <w:style w:type="paragraph" w:styleId="30">
    <w:name w:val="toc 3"/>
    <w:basedOn w:val="a"/>
    <w:next w:val="a"/>
    <w:qFormat/>
    <w:rsid w:val="00F26409"/>
    <w:pPr>
      <w:ind w:leftChars="400" w:left="840"/>
    </w:pPr>
  </w:style>
  <w:style w:type="paragraph" w:styleId="a6">
    <w:name w:val="Balloon Text"/>
    <w:basedOn w:val="a"/>
    <w:link w:val="Char0"/>
    <w:qFormat/>
    <w:rsid w:val="00F26409"/>
    <w:rPr>
      <w:sz w:val="18"/>
      <w:szCs w:val="18"/>
    </w:rPr>
  </w:style>
  <w:style w:type="paragraph" w:styleId="a7">
    <w:name w:val="footer"/>
    <w:basedOn w:val="a"/>
    <w:qFormat/>
    <w:rsid w:val="00F26409"/>
    <w:pPr>
      <w:tabs>
        <w:tab w:val="center" w:pos="4153"/>
        <w:tab w:val="right" w:pos="8306"/>
      </w:tabs>
      <w:snapToGrid w:val="0"/>
      <w:jc w:val="left"/>
    </w:pPr>
    <w:rPr>
      <w:sz w:val="18"/>
    </w:rPr>
  </w:style>
  <w:style w:type="paragraph" w:styleId="a8">
    <w:name w:val="header"/>
    <w:basedOn w:val="a"/>
    <w:qFormat/>
    <w:rsid w:val="00F26409"/>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F26409"/>
  </w:style>
  <w:style w:type="paragraph" w:styleId="20">
    <w:name w:val="toc 2"/>
    <w:basedOn w:val="a"/>
    <w:next w:val="a"/>
    <w:qFormat/>
    <w:rsid w:val="00F26409"/>
    <w:pPr>
      <w:tabs>
        <w:tab w:val="left" w:pos="1050"/>
        <w:tab w:val="right" w:leader="dot" w:pos="10194"/>
      </w:tabs>
      <w:ind w:leftChars="200" w:left="420"/>
    </w:pPr>
  </w:style>
  <w:style w:type="paragraph" w:styleId="HTML">
    <w:name w:val="HTML Preformatted"/>
    <w:basedOn w:val="a"/>
    <w:qFormat/>
    <w:rsid w:val="00F26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paragraph" w:styleId="a9">
    <w:name w:val="Normal (Web)"/>
    <w:basedOn w:val="a"/>
    <w:qFormat/>
    <w:rsid w:val="00F26409"/>
    <w:pPr>
      <w:spacing w:before="100" w:beforeAutospacing="1" w:after="100" w:afterAutospacing="1"/>
      <w:jc w:val="left"/>
    </w:pPr>
    <w:rPr>
      <w:kern w:val="0"/>
      <w:sz w:val="24"/>
      <w:szCs w:val="24"/>
    </w:rPr>
  </w:style>
  <w:style w:type="character" w:styleId="aa">
    <w:name w:val="FollowedHyperlink"/>
    <w:qFormat/>
    <w:rsid w:val="00F26409"/>
    <w:rPr>
      <w:rFonts w:ascii="宋体" w:eastAsia="宋体" w:hAnsi="宋体" w:cs="宋体" w:hint="eastAsia"/>
      <w:color w:val="800080"/>
      <w:sz w:val="24"/>
      <w:szCs w:val="24"/>
      <w:u w:val="single"/>
    </w:rPr>
  </w:style>
  <w:style w:type="character" w:styleId="ab">
    <w:name w:val="Emphasis"/>
    <w:basedOn w:val="a0"/>
    <w:qFormat/>
    <w:rsid w:val="00F26409"/>
    <w:rPr>
      <w:i/>
      <w:iCs/>
    </w:rPr>
  </w:style>
  <w:style w:type="character" w:styleId="ac">
    <w:name w:val="Hyperlink"/>
    <w:qFormat/>
    <w:rsid w:val="00F26409"/>
    <w:rPr>
      <w:rFonts w:ascii="宋体" w:eastAsia="宋体" w:hAnsi="宋体" w:cs="宋体" w:hint="eastAsia"/>
      <w:color w:val="0000FF"/>
      <w:sz w:val="24"/>
      <w:szCs w:val="24"/>
      <w:u w:val="single"/>
    </w:rPr>
  </w:style>
  <w:style w:type="character" w:styleId="ad">
    <w:name w:val="annotation reference"/>
    <w:basedOn w:val="a0"/>
    <w:qFormat/>
    <w:rsid w:val="00F26409"/>
    <w:rPr>
      <w:sz w:val="21"/>
      <w:szCs w:val="21"/>
    </w:rPr>
  </w:style>
  <w:style w:type="table" w:styleId="ae">
    <w:name w:val="Table Grid"/>
    <w:basedOn w:val="a1"/>
    <w:uiPriority w:val="99"/>
    <w:unhideWhenUsed/>
    <w:qFormat/>
    <w:rsid w:val="00F2640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a5"/>
    <w:qFormat/>
    <w:rsid w:val="00F26409"/>
    <w:pPr>
      <w:widowControl/>
      <w:overflowPunct w:val="0"/>
      <w:autoSpaceDE w:val="0"/>
      <w:autoSpaceDN w:val="0"/>
      <w:adjustRightInd w:val="0"/>
      <w:spacing w:after="0"/>
      <w:ind w:left="28" w:right="28"/>
      <w:jc w:val="left"/>
      <w:textAlignment w:val="baseline"/>
    </w:pPr>
    <w:rPr>
      <w:rFonts w:ascii="Arial" w:hAnsi="Arial" w:cs="Arial"/>
      <w:kern w:val="0"/>
      <w:sz w:val="20"/>
      <w:szCs w:val="20"/>
    </w:rPr>
  </w:style>
  <w:style w:type="paragraph" w:customStyle="1" w:styleId="msolistparagraph0">
    <w:name w:val="msolistparagraph"/>
    <w:basedOn w:val="a"/>
    <w:qFormat/>
    <w:rsid w:val="00F26409"/>
    <w:pPr>
      <w:ind w:firstLineChars="200" w:firstLine="420"/>
    </w:pPr>
    <w:rPr>
      <w:rFonts w:cs="Times New Roman"/>
    </w:rPr>
  </w:style>
  <w:style w:type="paragraph" w:customStyle="1" w:styleId="normal0020table">
    <w:name w:val="normal_0020table"/>
    <w:basedOn w:val="a"/>
    <w:qFormat/>
    <w:rsid w:val="00F26409"/>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qFormat/>
    <w:rsid w:val="00F26409"/>
  </w:style>
  <w:style w:type="character" w:customStyle="1" w:styleId="normal0020tablechar">
    <w:name w:val="normal_0020table__char"/>
    <w:basedOn w:val="a0"/>
    <w:qFormat/>
    <w:rsid w:val="00F26409"/>
  </w:style>
  <w:style w:type="character" w:customStyle="1" w:styleId="Char">
    <w:name w:val="文档结构图 Char"/>
    <w:basedOn w:val="a0"/>
    <w:link w:val="a3"/>
    <w:qFormat/>
    <w:rsid w:val="00F26409"/>
    <w:rPr>
      <w:rFonts w:ascii="宋体" w:hAnsi="Calibri" w:cs="黑体"/>
      <w:kern w:val="2"/>
      <w:sz w:val="18"/>
      <w:szCs w:val="18"/>
    </w:rPr>
  </w:style>
  <w:style w:type="paragraph" w:customStyle="1" w:styleId="11">
    <w:name w:val="列出段落1"/>
    <w:basedOn w:val="a"/>
    <w:uiPriority w:val="99"/>
    <w:qFormat/>
    <w:rsid w:val="00F26409"/>
    <w:pPr>
      <w:ind w:firstLineChars="200" w:firstLine="420"/>
    </w:pPr>
  </w:style>
  <w:style w:type="character" w:customStyle="1" w:styleId="Mention">
    <w:name w:val="Mention"/>
    <w:basedOn w:val="a0"/>
    <w:uiPriority w:val="99"/>
    <w:unhideWhenUsed/>
    <w:qFormat/>
    <w:rsid w:val="00F26409"/>
    <w:rPr>
      <w:color w:val="2B579A"/>
      <w:shd w:val="clear" w:color="auto" w:fill="E6E6E6"/>
    </w:rPr>
  </w:style>
  <w:style w:type="character" w:customStyle="1" w:styleId="Char0">
    <w:name w:val="批注框文本 Char"/>
    <w:basedOn w:val="a0"/>
    <w:link w:val="a6"/>
    <w:qFormat/>
    <w:rsid w:val="00F26409"/>
    <w:rPr>
      <w:rFonts w:ascii="Calibri" w:hAnsi="Calibri" w:cs="黑体"/>
      <w:kern w:val="2"/>
      <w:sz w:val="18"/>
      <w:szCs w:val="18"/>
    </w:rPr>
  </w:style>
  <w:style w:type="paragraph" w:customStyle="1" w:styleId="21">
    <w:name w:val="列出段落2"/>
    <w:basedOn w:val="a"/>
    <w:uiPriority w:val="34"/>
    <w:qFormat/>
    <w:rsid w:val="00F26409"/>
    <w:pPr>
      <w:ind w:firstLineChars="200" w:firstLine="420"/>
    </w:pPr>
  </w:style>
  <w:style w:type="paragraph" w:customStyle="1" w:styleId="31">
    <w:name w:val="列出段落3"/>
    <w:basedOn w:val="a"/>
    <w:uiPriority w:val="34"/>
    <w:unhideWhenUsed/>
    <w:qFormat/>
    <w:rsid w:val="00F26409"/>
    <w:pPr>
      <w:ind w:firstLineChars="200" w:firstLine="420"/>
    </w:pPr>
  </w:style>
  <w:style w:type="paragraph" w:styleId="af">
    <w:name w:val="List Paragraph"/>
    <w:basedOn w:val="a"/>
    <w:uiPriority w:val="99"/>
    <w:rsid w:val="001C5DD9"/>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un.allinpay.com/yungateway/pwd/payOrder.html"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122.227.225.142:23661/pwd/payOrder.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yun.allinpay.com/yungateway/frontTrans.do&#1229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2.227.225.142:23661/service/gateway/frontTrans.do&#1229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94</Pages>
  <Words>11119</Words>
  <Characters>63380</Characters>
  <Application>Microsoft Office Word</Application>
  <DocSecurity>0</DocSecurity>
  <Lines>528</Lines>
  <Paragraphs>148</Paragraphs>
  <ScaleCrop>false</ScaleCrop>
  <Company>Microsoft</Company>
  <LinksUpToDate>false</LinksUpToDate>
  <CharactersWithSpaces>74351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云账户商户接入接口规范</dc:title>
  <dc:creator>Administrator</dc:creator>
  <cp:lastModifiedBy>Dell</cp:lastModifiedBy>
  <cp:revision>49</cp:revision>
  <dcterms:created xsi:type="dcterms:W3CDTF">2017-04-10T02:25:00Z</dcterms:created>
  <dcterms:modified xsi:type="dcterms:W3CDTF">2017-08-10T09:23:00Z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